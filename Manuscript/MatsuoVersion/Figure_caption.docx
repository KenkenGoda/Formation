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46CD" w:rsidRDefault="00D8473B">
      <w:r w:rsidRPr="00D8473B">
        <w:rPr>
          <w:noProof/>
        </w:rPr>
        <w:drawing>
          <wp:inline distT="0" distB="0" distL="0" distR="0" wp14:anchorId="78322119" wp14:editId="6B182718">
            <wp:extent cx="3289300" cy="24892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C0" w:rsidDel="000A1A2B" w:rsidRDefault="004E3DC0" w:rsidP="000A1A2B">
      <w:pPr>
        <w:autoSpaceDE w:val="0"/>
        <w:autoSpaceDN w:val="0"/>
        <w:adjustRightInd w:val="0"/>
        <w:jc w:val="left"/>
        <w:rPr>
          <w:del w:id="0" w:author="matsuo@ess.sci.osaka-u.ac.jp" w:date="2019-01-17T11:48:00Z"/>
          <w:rFonts w:ascii="Times New Roman" w:hAnsi="Times New Roman" w:cs="Times New Roman"/>
          <w:kern w:val="0"/>
          <w:sz w:val="18"/>
          <w:szCs w:val="18"/>
        </w:rPr>
      </w:pPr>
      <w:r>
        <w:rPr>
          <w:rFonts w:ascii="Times New Roman" w:hAnsi="Times New Roman" w:cs="Times New Roman"/>
          <w:kern w:val="0"/>
          <w:sz w:val="18"/>
          <w:szCs w:val="18"/>
        </w:rPr>
        <w:t>Figure 1. (a) Detect</w:t>
      </w:r>
      <w:ins w:id="1" w:author="matsuo@ess.sci.osaka-u.ac.jp" w:date="2019-01-17T11:58:00Z">
        <w:r w:rsidR="00E20E06">
          <w:rPr>
            <w:rFonts w:ascii="Times New Roman" w:hAnsi="Times New Roman" w:cs="Times New Roman"/>
            <w:kern w:val="0"/>
            <w:sz w:val="18"/>
            <w:szCs w:val="18"/>
          </w:rPr>
          <w:t>ion probabilities</w:t>
        </w:r>
      </w:ins>
      <w:del w:id="2" w:author="matsuo@ess.sci.osaka-u.ac.jp" w:date="2019-01-17T11:48:00Z">
        <w:r w:rsidDel="004102B5">
          <w:rPr>
            <w:rFonts w:ascii="Times New Roman" w:hAnsi="Times New Roman" w:cs="Times New Roman"/>
            <w:kern w:val="0"/>
            <w:sz w:val="18"/>
            <w:szCs w:val="18"/>
          </w:rPr>
          <w:delText>able regions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 </w:t>
      </w:r>
      <w:ins w:id="3" w:author="matsuo@ess.sci.osaka-u.ac.jp" w:date="2019-01-17T11:58:00Z">
        <w:r w:rsidR="00E20E06">
          <w:rPr>
            <w:rFonts w:ascii="Times New Roman" w:hAnsi="Times New Roman" w:cs="Times New Roman"/>
            <w:kern w:val="0"/>
            <w:sz w:val="18"/>
            <w:szCs w:val="18"/>
          </w:rPr>
          <w:t xml:space="preserve">of </w:t>
        </w:r>
      </w:ins>
      <w:ins w:id="4" w:author="matsuo@ess.sci.osaka-u.ac.jp" w:date="2019-01-17T11:59:00Z">
        <w:r w:rsidR="00E20E06">
          <w:rPr>
            <w:rFonts w:ascii="Times New Roman" w:hAnsi="Times New Roman" w:cs="Times New Roman"/>
            <w:kern w:val="0"/>
            <w:sz w:val="18"/>
            <w:szCs w:val="18"/>
          </w:rPr>
          <w:t xml:space="preserve">a companion </w:t>
        </w:r>
        <w:r w:rsidR="00533220">
          <w:rPr>
            <w:rFonts w:ascii="Times New Roman" w:hAnsi="Times New Roman" w:cs="Times New Roman"/>
            <w:kern w:val="0"/>
            <w:sz w:val="18"/>
            <w:szCs w:val="18"/>
          </w:rPr>
          <w:t xml:space="preserve">in a diagram of semi-major axis versus companion mass </w:t>
        </w:r>
      </w:ins>
      <w:ins w:id="5" w:author="matsuo@ess.sci.osaka-u.ac.jp" w:date="2019-01-17T11:58:00Z">
        <w:r w:rsidR="00E20E06">
          <w:rPr>
            <w:rFonts w:ascii="Times New Roman" w:hAnsi="Times New Roman" w:cs="Times New Roman"/>
            <w:kern w:val="0"/>
            <w:sz w:val="18"/>
            <w:szCs w:val="18"/>
          </w:rPr>
          <w:t xml:space="preserve">with </w:t>
        </w:r>
      </w:ins>
      <w:del w:id="6" w:author="matsuo@ess.sci.osaka-u.ac.jp" w:date="2019-01-17T11:53:00Z">
        <w:r w:rsidR="004102B5" w:rsidDel="00C960E6">
          <w:rPr>
            <w:rFonts w:ascii="Times New Roman" w:hAnsi="Times New Roman" w:cs="Times New Roman"/>
            <w:kern w:val="0"/>
            <w:sz w:val="18"/>
            <w:szCs w:val="18"/>
          </w:rPr>
          <w:delText>of</w:delText>
        </w:r>
      </w:del>
      <w:del w:id="7" w:author="matsuo@ess.sci.osaka-u.ac.jp" w:date="2019-01-17T11:58:00Z">
        <w:r w:rsidR="004102B5" w:rsidDel="00E20E06">
          <w:rPr>
            <w:rFonts w:ascii="Times New Roman" w:hAnsi="Times New Roman" w:cs="Times New Roman"/>
            <w:kern w:val="0"/>
            <w:sz w:val="18"/>
            <w:szCs w:val="18"/>
          </w:rPr>
          <w:delText xml:space="preserve"> </w:delText>
        </w:r>
      </w:del>
      <w:del w:id="8" w:author="matsuo@ess.sci.osaka-u.ac.jp" w:date="2019-01-17T11:48:00Z">
        <w:r w:rsidR="004102B5" w:rsidDel="004102B5">
          <w:rPr>
            <w:rFonts w:ascii="Times New Roman" w:hAnsi="Times New Roman" w:cs="Times New Roman"/>
            <w:kern w:val="0"/>
            <w:sz w:val="18"/>
            <w:szCs w:val="18"/>
          </w:rPr>
          <w:delText xml:space="preserve">for </w:delText>
        </w:r>
      </w:del>
      <w:r w:rsidR="004102B5">
        <w:rPr>
          <w:rFonts w:ascii="Times New Roman" w:hAnsi="Times New Roman" w:cs="Times New Roman"/>
          <w:kern w:val="0"/>
          <w:sz w:val="18"/>
          <w:szCs w:val="18"/>
        </w:rPr>
        <w:t>the radial velocity measurements for</w:t>
      </w:r>
      <w:r>
        <w:rPr>
          <w:rFonts w:ascii="Times New Roman" w:hAnsi="Times New Roman" w:cs="Times New Roman"/>
          <w:kern w:val="0"/>
          <w:sz w:val="18"/>
          <w:szCs w:val="18"/>
        </w:rPr>
        <w:t xml:space="preserve"> </w:t>
      </w:r>
      <w:ins w:id="9" w:author="matsuo@ess.sci.osaka-u.ac.jp" w:date="2019-01-17T11:48:00Z">
        <w:r w:rsidR="004102B5">
          <w:rPr>
            <w:rFonts w:ascii="Times New Roman" w:hAnsi="Times New Roman" w:cs="Times New Roman"/>
            <w:kern w:val="0"/>
            <w:sz w:val="18"/>
            <w:szCs w:val="18"/>
          </w:rPr>
          <w:t xml:space="preserve">the 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>metal-rich (left) and</w:t>
      </w:r>
      <w:ins w:id="10" w:author="matsuo@ess.sci.osaka-u.ac.jp" w:date="2019-01-17T11:55:00Z">
        <w:r w:rsidR="000D2993">
          <w:rPr>
            <w:rFonts w:ascii="Times New Roman" w:hAnsi="Times New Roman" w:cs="Times New Roman"/>
            <w:kern w:val="0"/>
            <w:sz w:val="18"/>
            <w:szCs w:val="18"/>
          </w:rPr>
          <w:t xml:space="preserve"> 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 xml:space="preserve">-poor </w:t>
      </w:r>
      <w:ins w:id="11" w:author="matsuo@ess.sci.osaka-u.ac.jp" w:date="2019-01-17T16:29:00Z">
        <w:r w:rsidR="00A81AAA">
          <w:rPr>
            <w:rFonts w:ascii="Times New Roman" w:hAnsi="Times New Roman" w:cs="Times New Roman"/>
            <w:kern w:val="0"/>
            <w:sz w:val="18"/>
            <w:szCs w:val="18"/>
          </w:rPr>
          <w:t xml:space="preserve">original </w:t>
        </w:r>
      </w:ins>
      <w:r w:rsidR="004102B5">
        <w:rPr>
          <w:rFonts w:ascii="Times New Roman" w:hAnsi="Times New Roman" w:cs="Times New Roman"/>
          <w:kern w:val="0"/>
          <w:sz w:val="18"/>
          <w:szCs w:val="18"/>
        </w:rPr>
        <w:t>samples</w:t>
      </w:r>
      <w:r>
        <w:rPr>
          <w:rFonts w:ascii="Times New Roman" w:hAnsi="Times New Roman" w:cs="Times New Roman"/>
          <w:kern w:val="0"/>
          <w:sz w:val="18"/>
          <w:szCs w:val="18"/>
        </w:rPr>
        <w:t xml:space="preserve"> (right)</w:t>
      </w:r>
      <w:ins w:id="12" w:author="matsuo@ess.sci.osaka-u.ac.jp" w:date="2019-01-17T16:28:00Z">
        <w:r w:rsidR="00A81AAA">
          <w:rPr>
            <w:rFonts w:ascii="Times New Roman" w:hAnsi="Times New Roman" w:cs="Times New Roman"/>
            <w:kern w:val="0"/>
            <w:sz w:val="18"/>
            <w:szCs w:val="18"/>
          </w:rPr>
          <w:t xml:space="preserve"> divided </w:t>
        </w:r>
      </w:ins>
      <w:ins w:id="13" w:author="matsuo@ess.sci.osaka-u.ac.jp" w:date="2019-01-17T16:29:00Z">
        <w:r w:rsidR="00A81AAA">
          <w:rPr>
            <w:rFonts w:ascii="Times New Roman" w:hAnsi="Times New Roman" w:cs="Times New Roman"/>
            <w:kern w:val="0"/>
            <w:sz w:val="18"/>
            <w:szCs w:val="18"/>
          </w:rPr>
          <w:t>by a metallicity of 0 dex</w:t>
        </w:r>
      </w:ins>
      <w:ins w:id="14" w:author="matsuo@ess.sci.osaka-u.ac.jp" w:date="2019-01-17T11:59:00Z">
        <w:r w:rsidR="000A1A2B">
          <w:rPr>
            <w:rFonts w:ascii="Times New Roman" w:hAnsi="Times New Roman" w:cs="Times New Roman"/>
            <w:kern w:val="0"/>
            <w:sz w:val="18"/>
            <w:szCs w:val="18"/>
          </w:rPr>
          <w:t>.</w:t>
        </w:r>
      </w:ins>
      <w:ins w:id="15" w:author="matsuo@ess.sci.osaka-u.ac.jp" w:date="2019-01-17T12:00:00Z">
        <w:r w:rsidR="000A1A2B">
          <w:rPr>
            <w:rFonts w:ascii="Times New Roman" w:hAnsi="Times New Roman" w:cs="Times New Roman"/>
            <w:kern w:val="0"/>
            <w:sz w:val="18"/>
            <w:szCs w:val="18"/>
          </w:rPr>
          <w:t xml:space="preserve"> The probability was </w:t>
        </w:r>
      </w:ins>
      <w:ins w:id="16" w:author="matsuo@ess.sci.osaka-u.ac.jp" w:date="2019-01-17T12:04:00Z">
        <w:r w:rsidR="00E33915">
          <w:rPr>
            <w:rFonts w:ascii="Times New Roman" w:hAnsi="Times New Roman" w:cs="Times New Roman"/>
            <w:kern w:val="0"/>
            <w:sz w:val="18"/>
            <w:szCs w:val="18"/>
          </w:rPr>
          <w:t xml:space="preserve">defined as the fraction of </w:t>
        </w:r>
      </w:ins>
      <w:ins w:id="17" w:author="matsuo@ess.sci.osaka-u.ac.jp" w:date="2019-01-17T12:07:00Z">
        <w:r w:rsidR="00E33915">
          <w:rPr>
            <w:rFonts w:ascii="Times New Roman" w:hAnsi="Times New Roman" w:cs="Times New Roman"/>
            <w:kern w:val="0"/>
            <w:sz w:val="18"/>
            <w:szCs w:val="18"/>
          </w:rPr>
          <w:t xml:space="preserve">the number of </w:t>
        </w:r>
      </w:ins>
      <w:ins w:id="18" w:author="matsuo@ess.sci.osaka-u.ac.jp" w:date="2019-01-17T12:06:00Z">
        <w:r w:rsidR="00E33915">
          <w:rPr>
            <w:rFonts w:ascii="Times New Roman" w:hAnsi="Times New Roman" w:cs="Times New Roman"/>
            <w:kern w:val="0"/>
            <w:sz w:val="18"/>
            <w:szCs w:val="18"/>
          </w:rPr>
          <w:t xml:space="preserve">the radial velocity measurements that </w:t>
        </w:r>
      </w:ins>
      <w:ins w:id="19" w:author="matsuo@ess.sci.osaka-u.ac.jp" w:date="2019-01-17T12:05:00Z">
        <w:r w:rsidR="00E33915">
          <w:rPr>
            <w:rFonts w:ascii="Times New Roman" w:hAnsi="Times New Roman" w:cs="Times New Roman"/>
            <w:kern w:val="0"/>
            <w:sz w:val="18"/>
            <w:szCs w:val="18"/>
          </w:rPr>
          <w:t xml:space="preserve">can detect a companion </w:t>
        </w:r>
      </w:ins>
      <w:ins w:id="20" w:author="matsuo@ess.sci.osaka-u.ac.jp" w:date="2019-01-17T12:06:00Z">
        <w:r w:rsidR="00E33915">
          <w:rPr>
            <w:rFonts w:ascii="Times New Roman" w:hAnsi="Times New Roman" w:cs="Times New Roman"/>
            <w:kern w:val="0"/>
            <w:sz w:val="18"/>
            <w:szCs w:val="18"/>
          </w:rPr>
          <w:t xml:space="preserve">to </w:t>
        </w:r>
      </w:ins>
      <w:ins w:id="21" w:author="matsuo@ess.sci.osaka-u.ac.jp" w:date="2019-01-17T12:08:00Z">
        <w:r w:rsidR="00AC3440">
          <w:rPr>
            <w:rFonts w:ascii="Times New Roman" w:hAnsi="Times New Roman" w:cs="Times New Roman"/>
            <w:kern w:val="0"/>
            <w:sz w:val="18"/>
            <w:szCs w:val="18"/>
          </w:rPr>
          <w:t xml:space="preserve">the total </w:t>
        </w:r>
      </w:ins>
      <w:ins w:id="22" w:author="matsuo@ess.sci.osaka-u.ac.jp" w:date="2019-01-17T12:07:00Z">
        <w:r w:rsidR="00326D05">
          <w:rPr>
            <w:rFonts w:ascii="Times New Roman" w:hAnsi="Times New Roman" w:cs="Times New Roman"/>
            <w:kern w:val="0"/>
            <w:sz w:val="18"/>
            <w:szCs w:val="18"/>
          </w:rPr>
          <w:t xml:space="preserve">of </w:t>
        </w:r>
      </w:ins>
      <w:ins w:id="23" w:author="matsuo@ess.sci.osaka-u.ac.jp" w:date="2019-01-17T12:06:00Z">
        <w:r w:rsidR="00E33915">
          <w:rPr>
            <w:rFonts w:ascii="Times New Roman" w:hAnsi="Times New Roman" w:cs="Times New Roman"/>
            <w:kern w:val="0"/>
            <w:sz w:val="18"/>
            <w:szCs w:val="18"/>
          </w:rPr>
          <w:t>the</w:t>
        </w:r>
      </w:ins>
      <w:ins w:id="24" w:author="matsuo@ess.sci.osaka-u.ac.jp" w:date="2019-01-17T12:07:00Z">
        <w:r w:rsidR="00DA73A0">
          <w:rPr>
            <w:rFonts w:ascii="Times New Roman" w:hAnsi="Times New Roman" w:cs="Times New Roman"/>
            <w:kern w:val="0"/>
            <w:sz w:val="18"/>
            <w:szCs w:val="18"/>
          </w:rPr>
          <w:t xml:space="preserve"> measurements</w:t>
        </w:r>
      </w:ins>
      <w:ins w:id="25" w:author="matsuo@ess.sci.osaka-u.ac.jp" w:date="2019-01-17T12:06:00Z">
        <w:r w:rsidR="00E33915">
          <w:rPr>
            <w:rFonts w:ascii="Times New Roman" w:hAnsi="Times New Roman" w:cs="Times New Roman"/>
            <w:kern w:val="0"/>
            <w:sz w:val="18"/>
            <w:szCs w:val="18"/>
          </w:rPr>
          <w:t xml:space="preserve"> </w:t>
        </w:r>
      </w:ins>
      <w:ins w:id="26" w:author="matsuo@ess.sci.osaka-u.ac.jp" w:date="2019-01-17T12:07:00Z">
        <w:r w:rsidR="00DA73A0">
          <w:rPr>
            <w:rFonts w:ascii="Times New Roman" w:hAnsi="Times New Roman" w:cs="Times New Roman"/>
            <w:kern w:val="0"/>
            <w:sz w:val="18"/>
            <w:szCs w:val="18"/>
          </w:rPr>
          <w:t>in each metallicity region.</w:t>
        </w:r>
      </w:ins>
      <w:del w:id="27" w:author="matsuo@ess.sci.osaka-u.ac.jp" w:date="2019-01-17T12:00:00Z">
        <w:r w:rsidDel="000A1A2B">
          <w:rPr>
            <w:rFonts w:ascii="Times New Roman" w:hAnsi="Times New Roman" w:cs="Times New Roman"/>
            <w:kern w:val="0"/>
            <w:sz w:val="18"/>
            <w:szCs w:val="18"/>
          </w:rPr>
          <w:delText xml:space="preserve">. </w:delText>
        </w:r>
      </w:del>
      <w:del w:id="28" w:author="matsuo@ess.sci.osaka-u.ac.jp" w:date="2019-01-17T11:57:00Z">
        <w:r w:rsidDel="00E20E06">
          <w:rPr>
            <w:rFonts w:ascii="Times New Roman" w:hAnsi="Times New Roman" w:cs="Times New Roman"/>
            <w:kern w:val="0"/>
            <w:sz w:val="18"/>
            <w:szCs w:val="18"/>
          </w:rPr>
          <w:delText xml:space="preserve">The boundary of metallicity was </w:delText>
        </w:r>
      </w:del>
      <w:del w:id="29" w:author="matsuo@ess.sci.osaka-u.ac.jp" w:date="2019-01-17T11:48:00Z">
        <w:r w:rsidDel="004102B5">
          <w:rPr>
            <w:rFonts w:ascii="Times New Roman" w:hAnsi="Times New Roman" w:cs="Times New Roman"/>
            <w:kern w:val="0"/>
            <w:sz w:val="18"/>
            <w:szCs w:val="18"/>
          </w:rPr>
          <w:delText>_</w:delText>
        </w:r>
      </w:del>
      <w:del w:id="30" w:author="matsuo@ess.sci.osaka-u.ac.jp" w:date="2019-01-17T11:57:00Z">
        <w:r w:rsidDel="00E20E06">
          <w:rPr>
            <w:rFonts w:ascii="Times New Roman" w:hAnsi="Times New Roman" w:cs="Times New Roman"/>
            <w:kern w:val="0"/>
            <w:sz w:val="18"/>
            <w:szCs w:val="18"/>
          </w:rPr>
          <w:delText>xed</w:delText>
        </w:r>
      </w:del>
    </w:p>
    <w:p w:rsidR="000A1A2B" w:rsidRDefault="000A1A2B" w:rsidP="000A1A2B">
      <w:pPr>
        <w:autoSpaceDE w:val="0"/>
        <w:autoSpaceDN w:val="0"/>
        <w:adjustRightInd w:val="0"/>
        <w:jc w:val="left"/>
        <w:rPr>
          <w:ins w:id="31" w:author="matsuo@ess.sci.osaka-u.ac.jp" w:date="2019-01-17T12:00:00Z"/>
          <w:rFonts w:ascii="Times New Roman" w:hAnsi="Times New Roman" w:cs="Times New Roman"/>
          <w:kern w:val="0"/>
          <w:sz w:val="18"/>
          <w:szCs w:val="18"/>
        </w:rPr>
      </w:pPr>
    </w:p>
    <w:p w:rsidR="004E3DC0" w:rsidDel="00813790" w:rsidRDefault="004E3DC0" w:rsidP="003B253B">
      <w:pPr>
        <w:autoSpaceDE w:val="0"/>
        <w:autoSpaceDN w:val="0"/>
        <w:adjustRightInd w:val="0"/>
        <w:jc w:val="left"/>
        <w:rPr>
          <w:del w:id="32" w:author="matsuo@ess.sci.osaka-u.ac.jp" w:date="2019-01-17T12:19:00Z"/>
          <w:rFonts w:ascii="Times New Roman" w:hAnsi="Times New Roman" w:cs="Times New Roman"/>
          <w:kern w:val="0"/>
          <w:sz w:val="18"/>
          <w:szCs w:val="18"/>
        </w:rPr>
      </w:pPr>
      <w:del w:id="33" w:author="matsuo@ess.sci.osaka-u.ac.jp" w:date="2019-01-17T11:57:00Z">
        <w:r w:rsidDel="00E20E06">
          <w:rPr>
            <w:rFonts w:ascii="Times New Roman" w:hAnsi="Times New Roman" w:cs="Times New Roman"/>
            <w:kern w:val="0"/>
            <w:sz w:val="18"/>
            <w:szCs w:val="18"/>
          </w:rPr>
          <w:delText xml:space="preserve">to 0.0 dex. </w:delText>
        </w:r>
      </w:del>
      <w:del w:id="34" w:author="matsuo@ess.sci.osaka-u.ac.jp" w:date="2019-01-17T12:08:00Z">
        <w:r w:rsidDel="000C475E">
          <w:rPr>
            <w:rFonts w:ascii="Times New Roman" w:hAnsi="Times New Roman" w:cs="Times New Roman"/>
            <w:kern w:val="0"/>
            <w:sz w:val="18"/>
            <w:szCs w:val="18"/>
          </w:rPr>
          <w:delText>Each planetary system is observed by the radial</w:delText>
        </w:r>
        <w:r w:rsidDel="000C475E">
          <w:rPr>
            <w:rFonts w:ascii="Times New Roman" w:hAnsi="Times New Roman" w:cs="Times New Roman" w:hint="eastAsia"/>
            <w:kern w:val="0"/>
            <w:sz w:val="18"/>
            <w:szCs w:val="18"/>
          </w:rPr>
          <w:delText xml:space="preserve"> </w:delText>
        </w:r>
        <w:r w:rsidDel="000C475E">
          <w:rPr>
            <w:rFonts w:ascii="Times New Roman" w:hAnsi="Times New Roman" w:cs="Times New Roman"/>
            <w:kern w:val="0"/>
            <w:sz w:val="18"/>
            <w:szCs w:val="18"/>
          </w:rPr>
          <w:delText xml:space="preserve">velocity measurements with each detection probability. 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>(b)</w:t>
      </w:r>
      <w:r>
        <w:rPr>
          <w:rFonts w:ascii="Times New Roman" w:hAnsi="Times New Roman" w:cs="Times New Roman" w:hint="eastAsia"/>
          <w:kern w:val="0"/>
          <w:sz w:val="18"/>
          <w:szCs w:val="18"/>
        </w:rPr>
        <w:t xml:space="preserve"> </w:t>
      </w:r>
      <w:del w:id="35" w:author="matsuo@ess.sci.osaka-u.ac.jp" w:date="2019-01-17T12:10:00Z">
        <w:r w:rsidDel="00121B56">
          <w:rPr>
            <w:rFonts w:ascii="Times New Roman" w:hAnsi="Times New Roman" w:cs="Times New Roman"/>
            <w:kern w:val="0"/>
            <w:sz w:val="18"/>
            <w:szCs w:val="18"/>
          </w:rPr>
          <w:delText xml:space="preserve">Method </w:delText>
        </w:r>
      </w:del>
      <w:ins w:id="36" w:author="matsuo@ess.sci.osaka-u.ac.jp" w:date="2019-01-17T12:10:00Z">
        <w:r w:rsidR="00121B56">
          <w:rPr>
            <w:rFonts w:ascii="Times New Roman" w:hAnsi="Times New Roman" w:cs="Times New Roman"/>
            <w:kern w:val="0"/>
            <w:sz w:val="18"/>
            <w:szCs w:val="18"/>
          </w:rPr>
          <w:t xml:space="preserve">Procedure 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>for equalizing the</w:t>
      </w:r>
      <w:del w:id="37" w:author="matsuo@ess.sci.osaka-u.ac.jp" w:date="2019-01-17T12:11:00Z">
        <w:r w:rsidDel="00B42AD5">
          <w:rPr>
            <w:rFonts w:ascii="Times New Roman" w:hAnsi="Times New Roman" w:cs="Times New Roman"/>
            <w:kern w:val="0"/>
            <w:sz w:val="18"/>
            <w:szCs w:val="18"/>
          </w:rPr>
          <w:delText xml:space="preserve"> two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 selection biases </w:t>
      </w:r>
      <w:ins w:id="38" w:author="matsuo@ess.sci.osaka-u.ac.jp" w:date="2019-01-17T12:09:00Z">
        <w:r w:rsidR="000C475E">
          <w:rPr>
            <w:rFonts w:ascii="Times New Roman" w:hAnsi="Times New Roman" w:cs="Times New Roman"/>
            <w:kern w:val="0"/>
            <w:sz w:val="18"/>
            <w:szCs w:val="18"/>
          </w:rPr>
          <w:t xml:space="preserve">included in the </w:t>
        </w:r>
      </w:ins>
      <w:ins w:id="39" w:author="matsuo@ess.sci.osaka-u.ac.jp" w:date="2019-01-17T12:10:00Z">
        <w:r w:rsidR="000C475E">
          <w:rPr>
            <w:rFonts w:ascii="Times New Roman" w:hAnsi="Times New Roman" w:cs="Times New Roman"/>
            <w:kern w:val="0"/>
            <w:sz w:val="18"/>
            <w:szCs w:val="18"/>
          </w:rPr>
          <w:t xml:space="preserve">original samples 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>in two different</w:t>
      </w:r>
      <w:r>
        <w:rPr>
          <w:rFonts w:ascii="Times New Roman" w:hAnsi="Times New Roman" w:cs="Times New Roman" w:hint="eastAsia"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kern w:val="0"/>
          <w:sz w:val="18"/>
          <w:szCs w:val="18"/>
        </w:rPr>
        <w:t xml:space="preserve">metallicity regions. The </w:t>
      </w:r>
      <w:del w:id="40" w:author="matsuo@ess.sci.osaka-u.ac.jp" w:date="2019-01-17T12:14:00Z">
        <w:r w:rsidDel="00ED04EA">
          <w:rPr>
            <w:rFonts w:ascii="Times New Roman" w:hAnsi="Times New Roman" w:cs="Times New Roman"/>
            <w:kern w:val="0"/>
            <w:sz w:val="18"/>
            <w:szCs w:val="18"/>
          </w:rPr>
          <w:delText>planetary distribution</w:delText>
        </w:r>
      </w:del>
      <w:ins w:id="41" w:author="matsuo@ess.sci.osaka-u.ac.jp" w:date="2019-01-17T12:14:00Z">
        <w:r w:rsidR="00ED04EA">
          <w:rPr>
            <w:rFonts w:ascii="Times New Roman" w:hAnsi="Times New Roman" w:cs="Times New Roman"/>
            <w:kern w:val="0"/>
            <w:sz w:val="18"/>
            <w:szCs w:val="18"/>
          </w:rPr>
          <w:t xml:space="preserve">original </w:t>
        </w:r>
      </w:ins>
      <w:ins w:id="42" w:author="matsuo@ess.sci.osaka-u.ac.jp" w:date="2019-01-17T12:17:00Z">
        <w:r w:rsidR="005B67F7">
          <w:rPr>
            <w:rFonts w:ascii="Times New Roman" w:hAnsi="Times New Roman" w:cs="Times New Roman"/>
            <w:kern w:val="0"/>
            <w:sz w:val="18"/>
            <w:szCs w:val="18"/>
          </w:rPr>
          <w:t xml:space="preserve">metal-rich (-poor) </w:t>
        </w:r>
      </w:ins>
      <w:ins w:id="43" w:author="matsuo@ess.sci.osaka-u.ac.jp" w:date="2019-01-17T12:14:00Z">
        <w:r w:rsidR="00ED04EA">
          <w:rPr>
            <w:rFonts w:ascii="Times New Roman" w:hAnsi="Times New Roman" w:cs="Times New Roman"/>
            <w:kern w:val="0"/>
            <w:sz w:val="18"/>
            <w:szCs w:val="18"/>
          </w:rPr>
          <w:t>samples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 xml:space="preserve"> </w:t>
      </w:r>
      <w:ins w:id="44" w:author="matsuo@ess.sci.osaka-u.ac.jp" w:date="2019-01-17T12:14:00Z">
        <w:r w:rsidR="00ED04EA">
          <w:rPr>
            <w:rFonts w:ascii="Times New Roman" w:hAnsi="Times New Roman" w:cs="Times New Roman"/>
            <w:kern w:val="0"/>
            <w:sz w:val="18"/>
            <w:szCs w:val="18"/>
          </w:rPr>
          <w:t>were</w:t>
        </w:r>
      </w:ins>
      <w:del w:id="45" w:author="matsuo@ess.sci.osaka-u.ac.jp" w:date="2019-01-17T12:14:00Z">
        <w:r w:rsidDel="00ED04EA">
          <w:rPr>
            <w:rFonts w:ascii="Times New Roman" w:hAnsi="Times New Roman" w:cs="Times New Roman"/>
            <w:kern w:val="0"/>
            <w:sz w:val="18"/>
            <w:szCs w:val="18"/>
          </w:rPr>
          <w:delText>is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 additionally filtered with the</w:t>
      </w:r>
      <w:ins w:id="46" w:author="matsuo@ess.sci.osaka-u.ac.jp" w:date="2019-01-17T12:16:00Z">
        <w:r w:rsidR="005B67F7">
          <w:rPr>
            <w:rFonts w:ascii="Times New Roman" w:hAnsi="Times New Roman" w:cs="Times New Roman"/>
            <w:kern w:val="0"/>
            <w:sz w:val="18"/>
            <w:szCs w:val="18"/>
          </w:rPr>
          <w:t xml:space="preserve"> </w:t>
        </w:r>
      </w:ins>
      <w:del w:id="47" w:author="matsuo@ess.sci.osaka-u.ac.jp" w:date="2019-01-17T12:16:00Z">
        <w:r w:rsidDel="005B67F7">
          <w:rPr>
            <w:rFonts w:ascii="Times New Roman" w:hAnsi="Times New Roman" w:cs="Times New Roman"/>
            <w:kern w:val="0"/>
            <w:sz w:val="18"/>
            <w:szCs w:val="18"/>
          </w:rPr>
          <w:delText xml:space="preserve"> opposite 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selection </w:t>
      </w:r>
      <w:ins w:id="48" w:author="matsuo@ess.sci.osaka-u.ac.jp" w:date="2019-01-17T12:14:00Z">
        <w:r w:rsidR="00ED04EA">
          <w:rPr>
            <w:rFonts w:ascii="Times New Roman" w:hAnsi="Times New Roman" w:cs="Times New Roman"/>
            <w:kern w:val="0"/>
            <w:sz w:val="18"/>
            <w:szCs w:val="18"/>
          </w:rPr>
          <w:t>effect</w:t>
        </w:r>
      </w:ins>
      <w:ins w:id="49" w:author="matsuo@ess.sci.osaka-u.ac.jp" w:date="2019-01-17T12:19:00Z">
        <w:r w:rsidR="000E17AC">
          <w:rPr>
            <w:rFonts w:ascii="Times New Roman" w:hAnsi="Times New Roman" w:cs="Times New Roman"/>
            <w:kern w:val="0"/>
            <w:sz w:val="18"/>
            <w:szCs w:val="18"/>
          </w:rPr>
          <w:t>s</w:t>
        </w:r>
      </w:ins>
      <w:ins w:id="50" w:author="matsuo@ess.sci.osaka-u.ac.jp" w:date="2019-01-17T12:16:00Z">
        <w:r w:rsidR="005B67F7">
          <w:rPr>
            <w:rFonts w:ascii="Times New Roman" w:hAnsi="Times New Roman" w:cs="Times New Roman"/>
            <w:kern w:val="0"/>
            <w:sz w:val="18"/>
            <w:szCs w:val="18"/>
          </w:rPr>
          <w:t xml:space="preserve"> </w:t>
        </w:r>
      </w:ins>
      <w:ins w:id="51" w:author="matsuo@ess.sci.osaka-u.ac.jp" w:date="2019-01-17T12:20:00Z">
        <w:r w:rsidR="003B253B">
          <w:rPr>
            <w:rFonts w:ascii="Times New Roman" w:hAnsi="Times New Roman" w:cs="Times New Roman"/>
            <w:kern w:val="0"/>
            <w:sz w:val="18"/>
            <w:szCs w:val="18"/>
          </w:rPr>
          <w:t xml:space="preserve">constructed from </w:t>
        </w:r>
      </w:ins>
      <w:ins w:id="52" w:author="matsuo@ess.sci.osaka-u.ac.jp" w:date="2019-01-17T12:16:00Z">
        <w:r w:rsidR="005B67F7">
          <w:rPr>
            <w:rFonts w:ascii="Times New Roman" w:hAnsi="Times New Roman" w:cs="Times New Roman"/>
            <w:kern w:val="0"/>
            <w:sz w:val="18"/>
            <w:szCs w:val="18"/>
          </w:rPr>
          <w:t xml:space="preserve">the </w:t>
        </w:r>
      </w:ins>
      <w:ins w:id="53" w:author="matsuo@ess.sci.osaka-u.ac.jp" w:date="2019-01-17T12:19:00Z">
        <w:r w:rsidR="00092898">
          <w:rPr>
            <w:rFonts w:ascii="Times New Roman" w:hAnsi="Times New Roman" w:cs="Times New Roman"/>
            <w:kern w:val="0"/>
            <w:sz w:val="18"/>
            <w:szCs w:val="18"/>
          </w:rPr>
          <w:t xml:space="preserve">radial velocity measurements </w:t>
        </w:r>
      </w:ins>
      <w:ins w:id="54" w:author="matsuo@ess.sci.osaka-u.ac.jp" w:date="2019-01-17T12:20:00Z">
        <w:r w:rsidR="003B253B">
          <w:rPr>
            <w:rFonts w:ascii="Times New Roman" w:hAnsi="Times New Roman" w:cs="Times New Roman"/>
            <w:kern w:val="0"/>
            <w:sz w:val="18"/>
            <w:szCs w:val="18"/>
          </w:rPr>
          <w:t>of</w:t>
        </w:r>
      </w:ins>
      <w:ins w:id="55" w:author="matsuo@ess.sci.osaka-u.ac.jp" w:date="2019-01-17T12:17:00Z">
        <w:r w:rsidR="005B67F7">
          <w:rPr>
            <w:rFonts w:ascii="Times New Roman" w:hAnsi="Times New Roman" w:cs="Times New Roman"/>
            <w:kern w:val="0"/>
            <w:sz w:val="18"/>
            <w:szCs w:val="18"/>
          </w:rPr>
          <w:t xml:space="preserve"> the metal-poor (-rich) samples</w:t>
        </w:r>
      </w:ins>
      <w:ins w:id="56" w:author="matsuo@ess.sci.osaka-u.ac.jp" w:date="2019-01-17T12:31:00Z">
        <w:r w:rsidR="00865A22">
          <w:rPr>
            <w:rFonts w:ascii="Times New Roman" w:hAnsi="Times New Roman" w:cs="Times New Roman"/>
            <w:kern w:val="0"/>
            <w:sz w:val="18"/>
            <w:szCs w:val="18"/>
          </w:rPr>
          <w:t xml:space="preserve">. </w:t>
        </w:r>
      </w:ins>
      <w:ins w:id="57" w:author="matsuo@ess.sci.osaka-u.ac.jp" w:date="2019-01-17T12:20:00Z">
        <w:r w:rsidR="003B253B">
          <w:rPr>
            <w:rFonts w:ascii="Times New Roman" w:hAnsi="Times New Roman" w:cs="Times New Roman"/>
            <w:kern w:val="0"/>
            <w:sz w:val="18"/>
            <w:szCs w:val="18"/>
          </w:rPr>
          <w:t>The filtered original samples were defined a</w:t>
        </w:r>
      </w:ins>
      <w:ins w:id="58" w:author="matsuo@ess.sci.osaka-u.ac.jp" w:date="2019-01-17T12:21:00Z">
        <w:r w:rsidR="003B253B">
          <w:rPr>
            <w:rFonts w:ascii="Times New Roman" w:hAnsi="Times New Roman" w:cs="Times New Roman"/>
            <w:kern w:val="0"/>
            <w:sz w:val="18"/>
            <w:szCs w:val="18"/>
          </w:rPr>
          <w:t>s “</w:t>
        </w:r>
      </w:ins>
      <w:ins w:id="59" w:author="matsuo@ess.sci.osaka-u.ac.jp" w:date="2019-01-17T12:26:00Z">
        <w:r w:rsidR="00E02CE3">
          <w:rPr>
            <w:rFonts w:ascii="Times New Roman" w:hAnsi="Times New Roman" w:cs="Times New Roman"/>
            <w:kern w:val="0"/>
            <w:sz w:val="18"/>
            <w:szCs w:val="18"/>
          </w:rPr>
          <w:t>common-biased</w:t>
        </w:r>
      </w:ins>
      <w:ins w:id="60" w:author="matsuo@ess.sci.osaka-u.ac.jp" w:date="2019-01-17T12:21:00Z">
        <w:r w:rsidR="003B253B">
          <w:rPr>
            <w:rFonts w:ascii="Times New Roman" w:hAnsi="Times New Roman" w:cs="Times New Roman"/>
            <w:kern w:val="0"/>
            <w:sz w:val="18"/>
            <w:szCs w:val="18"/>
          </w:rPr>
          <w:t xml:space="preserve"> samples”</w:t>
        </w:r>
      </w:ins>
      <w:ins w:id="61" w:author="matsuo@ess.sci.osaka-u.ac.jp" w:date="2019-01-17T12:23:00Z">
        <w:r w:rsidR="00827A3E">
          <w:rPr>
            <w:rFonts w:ascii="Times New Roman" w:hAnsi="Times New Roman" w:cs="Times New Roman"/>
            <w:kern w:val="0"/>
            <w:sz w:val="18"/>
            <w:szCs w:val="18"/>
          </w:rPr>
          <w:t xml:space="preserve"> that </w:t>
        </w:r>
      </w:ins>
      <w:ins w:id="62" w:author="matsuo@ess.sci.osaka-u.ac.jp" w:date="2019-01-17T12:25:00Z">
        <w:r w:rsidR="00EC48CC">
          <w:rPr>
            <w:rFonts w:ascii="Times New Roman" w:hAnsi="Times New Roman" w:cs="Times New Roman"/>
            <w:kern w:val="0"/>
            <w:sz w:val="18"/>
            <w:szCs w:val="18"/>
          </w:rPr>
          <w:t>are</w:t>
        </w:r>
      </w:ins>
      <w:ins w:id="63" w:author="matsuo@ess.sci.osaka-u.ac.jp" w:date="2019-01-17T12:23:00Z">
        <w:r w:rsidR="00827A3E">
          <w:rPr>
            <w:rFonts w:ascii="Times New Roman" w:hAnsi="Times New Roman" w:cs="Times New Roman"/>
            <w:kern w:val="0"/>
            <w:sz w:val="18"/>
            <w:szCs w:val="18"/>
          </w:rPr>
          <w:t xml:space="preserve"> </w:t>
        </w:r>
      </w:ins>
      <w:ins w:id="64" w:author="matsuo@ess.sci.osaka-u.ac.jp" w:date="2019-01-17T12:25:00Z">
        <w:r w:rsidR="00EC48CC">
          <w:rPr>
            <w:rFonts w:ascii="Times New Roman" w:hAnsi="Times New Roman" w:cs="Times New Roman"/>
            <w:kern w:val="0"/>
            <w:sz w:val="18"/>
            <w:szCs w:val="18"/>
          </w:rPr>
          <w:t>biased</w:t>
        </w:r>
        <w:r w:rsidR="0030629E">
          <w:rPr>
            <w:rFonts w:ascii="Times New Roman" w:hAnsi="Times New Roman" w:cs="Times New Roman"/>
            <w:kern w:val="0"/>
            <w:sz w:val="18"/>
            <w:szCs w:val="18"/>
          </w:rPr>
          <w:t xml:space="preserve"> by </w:t>
        </w:r>
      </w:ins>
      <w:ins w:id="65" w:author="matsuo@ess.sci.osaka-u.ac.jp" w:date="2019-01-17T12:24:00Z">
        <w:r w:rsidR="00827A3E">
          <w:rPr>
            <w:rFonts w:ascii="Times New Roman" w:hAnsi="Times New Roman" w:cs="Times New Roman"/>
            <w:kern w:val="0"/>
            <w:sz w:val="18"/>
            <w:szCs w:val="18"/>
          </w:rPr>
          <w:t>a common selection effect.</w:t>
        </w:r>
      </w:ins>
      <w:ins w:id="66" w:author="matsuo@ess.sci.osaka-u.ac.jp" w:date="2019-01-17T12:34:00Z">
        <w:r w:rsidR="001D24BA">
          <w:rPr>
            <w:rFonts w:ascii="Times New Roman" w:hAnsi="Times New Roman" w:cs="Times New Roman"/>
            <w:kern w:val="0"/>
            <w:sz w:val="18"/>
            <w:szCs w:val="18"/>
          </w:rPr>
          <w:t xml:space="preserve"> The filtering procedure judges whether the original samples </w:t>
        </w:r>
      </w:ins>
      <w:ins w:id="67" w:author="matsuo@ess.sci.osaka-u.ac.jp" w:date="2019-01-17T12:36:00Z">
        <w:r w:rsidR="001D24BA">
          <w:rPr>
            <w:rFonts w:ascii="Times New Roman" w:hAnsi="Times New Roman" w:cs="Times New Roman"/>
            <w:kern w:val="0"/>
            <w:sz w:val="18"/>
            <w:szCs w:val="18"/>
          </w:rPr>
          <w:t>can be detected</w:t>
        </w:r>
      </w:ins>
      <w:ins w:id="68" w:author="matsuo@ess.sci.osaka-u.ac.jp" w:date="2019-01-17T12:34:00Z">
        <w:r w:rsidR="001D24BA">
          <w:rPr>
            <w:rFonts w:ascii="Times New Roman" w:hAnsi="Times New Roman" w:cs="Times New Roman"/>
            <w:kern w:val="0"/>
            <w:sz w:val="18"/>
            <w:szCs w:val="18"/>
          </w:rPr>
          <w:t xml:space="preserve"> </w:t>
        </w:r>
      </w:ins>
      <w:ins w:id="69" w:author="matsuo@ess.sci.osaka-u.ac.jp" w:date="2019-01-17T12:38:00Z">
        <w:r w:rsidR="00217010">
          <w:rPr>
            <w:rFonts w:ascii="Times New Roman" w:hAnsi="Times New Roman" w:cs="Times New Roman"/>
            <w:kern w:val="0"/>
            <w:sz w:val="18"/>
            <w:szCs w:val="18"/>
          </w:rPr>
          <w:t>by</w:t>
        </w:r>
        <w:r w:rsidR="00002298">
          <w:rPr>
            <w:rFonts w:ascii="Times New Roman" w:hAnsi="Times New Roman" w:cs="Times New Roman"/>
            <w:kern w:val="0"/>
            <w:sz w:val="18"/>
            <w:szCs w:val="18"/>
          </w:rPr>
          <w:t xml:space="preserve"> </w:t>
        </w:r>
      </w:ins>
      <w:ins w:id="70" w:author="matsuo@ess.sci.osaka-u.ac.jp" w:date="2019-01-17T12:34:00Z">
        <w:r w:rsidR="001D24BA">
          <w:rPr>
            <w:rFonts w:ascii="Times New Roman" w:hAnsi="Times New Roman" w:cs="Times New Roman"/>
            <w:kern w:val="0"/>
            <w:sz w:val="18"/>
            <w:szCs w:val="18"/>
          </w:rPr>
          <w:t>radial velocity measurements</w:t>
        </w:r>
      </w:ins>
      <w:ins w:id="71" w:author="matsuo@ess.sci.osaka-u.ac.jp" w:date="2019-01-17T12:38:00Z">
        <w:r w:rsidR="00217010">
          <w:rPr>
            <w:rFonts w:ascii="Times New Roman" w:hAnsi="Times New Roman" w:cs="Times New Roman"/>
            <w:kern w:val="0"/>
            <w:sz w:val="18"/>
            <w:szCs w:val="18"/>
          </w:rPr>
          <w:t xml:space="preserve"> with the constructed selection effect</w:t>
        </w:r>
      </w:ins>
      <w:ins w:id="72" w:author="matsuo@ess.sci.osaka-u.ac.jp" w:date="2019-01-17T12:37:00Z">
        <w:r w:rsidR="00C82781">
          <w:rPr>
            <w:rFonts w:ascii="Times New Roman" w:hAnsi="Times New Roman" w:cs="Times New Roman"/>
            <w:kern w:val="0"/>
            <w:sz w:val="18"/>
            <w:szCs w:val="18"/>
          </w:rPr>
          <w:t>,</w:t>
        </w:r>
      </w:ins>
      <w:ins w:id="73" w:author="matsuo@ess.sci.osaka-u.ac.jp" w:date="2019-01-17T12:34:00Z">
        <w:r w:rsidR="001D24BA">
          <w:rPr>
            <w:rFonts w:ascii="Times New Roman" w:hAnsi="Times New Roman" w:cs="Times New Roman"/>
            <w:kern w:val="0"/>
            <w:sz w:val="18"/>
            <w:szCs w:val="18"/>
          </w:rPr>
          <w:t xml:space="preserve"> and the filtered samples are included in the common-biased sampl</w:t>
        </w:r>
      </w:ins>
      <w:ins w:id="74" w:author="matsuo@ess.sci.osaka-u.ac.jp" w:date="2019-01-17T12:35:00Z">
        <w:r w:rsidR="001D24BA">
          <w:rPr>
            <w:rFonts w:ascii="Times New Roman" w:hAnsi="Times New Roman" w:cs="Times New Roman"/>
            <w:kern w:val="0"/>
            <w:sz w:val="18"/>
            <w:szCs w:val="18"/>
          </w:rPr>
          <w:t xml:space="preserve">es </w:t>
        </w:r>
      </w:ins>
      <w:ins w:id="75" w:author="matsuo@ess.sci.osaka-u.ac.jp" w:date="2019-01-17T12:34:00Z">
        <w:r w:rsidR="001D24BA">
          <w:rPr>
            <w:rFonts w:ascii="Times New Roman" w:hAnsi="Times New Roman" w:cs="Times New Roman"/>
            <w:kern w:val="0"/>
            <w:sz w:val="18"/>
            <w:szCs w:val="18"/>
          </w:rPr>
          <w:t xml:space="preserve">only when </w:t>
        </w:r>
      </w:ins>
      <w:ins w:id="76" w:author="matsuo@ess.sci.osaka-u.ac.jp" w:date="2019-01-17T12:35:00Z">
        <w:r w:rsidR="001D24BA">
          <w:rPr>
            <w:rFonts w:ascii="Times New Roman" w:hAnsi="Times New Roman" w:cs="Times New Roman"/>
            <w:kern w:val="0"/>
            <w:sz w:val="18"/>
            <w:szCs w:val="18"/>
          </w:rPr>
          <w:t xml:space="preserve">the </w:t>
        </w:r>
      </w:ins>
      <w:ins w:id="77" w:author="matsuo@ess.sci.osaka-u.ac.jp" w:date="2019-01-17T12:37:00Z">
        <w:r w:rsidR="001D24BA">
          <w:rPr>
            <w:rFonts w:ascii="Times New Roman" w:hAnsi="Times New Roman" w:cs="Times New Roman"/>
            <w:kern w:val="0"/>
            <w:sz w:val="18"/>
            <w:szCs w:val="18"/>
          </w:rPr>
          <w:t xml:space="preserve">original </w:t>
        </w:r>
      </w:ins>
      <w:ins w:id="78" w:author="matsuo@ess.sci.osaka-u.ac.jp" w:date="2019-01-17T12:36:00Z">
        <w:r w:rsidR="001D24BA">
          <w:rPr>
            <w:rFonts w:ascii="Times New Roman" w:hAnsi="Times New Roman" w:cs="Times New Roman"/>
            <w:kern w:val="0"/>
            <w:sz w:val="18"/>
            <w:szCs w:val="18"/>
          </w:rPr>
          <w:t>samples</w:t>
        </w:r>
      </w:ins>
      <w:ins w:id="79" w:author="matsuo@ess.sci.osaka-u.ac.jp" w:date="2019-01-17T12:37:00Z">
        <w:r w:rsidR="001D24BA">
          <w:rPr>
            <w:rFonts w:ascii="Times New Roman" w:hAnsi="Times New Roman" w:cs="Times New Roman"/>
            <w:kern w:val="0"/>
            <w:sz w:val="18"/>
            <w:szCs w:val="18"/>
          </w:rPr>
          <w:t xml:space="preserve"> are detectable.</w:t>
        </w:r>
      </w:ins>
      <w:del w:id="80" w:author="matsuo@ess.sci.osaka-u.ac.jp" w:date="2019-01-17T12:14:00Z">
        <w:r w:rsidDel="00ED04EA">
          <w:rPr>
            <w:rFonts w:ascii="Times New Roman" w:hAnsi="Times New Roman" w:cs="Times New Roman"/>
            <w:kern w:val="0"/>
            <w:sz w:val="18"/>
            <w:szCs w:val="18"/>
          </w:rPr>
          <w:delText>bias to remove the</w:delText>
        </w:r>
        <w:r w:rsidDel="00ED04EA">
          <w:rPr>
            <w:rFonts w:ascii="Times New Roman" w:hAnsi="Times New Roman" w:cs="Times New Roman" w:hint="eastAsia"/>
            <w:kern w:val="0"/>
            <w:sz w:val="18"/>
            <w:szCs w:val="18"/>
          </w:rPr>
          <w:delText xml:space="preserve"> </w:delText>
        </w:r>
        <w:r w:rsidDel="00ED04EA">
          <w:rPr>
            <w:rFonts w:ascii="Times New Roman" w:hAnsi="Times New Roman" w:cs="Times New Roman"/>
            <w:kern w:val="0"/>
            <w:sz w:val="18"/>
            <w:szCs w:val="18"/>
          </w:rPr>
          <w:delText>different selection biases in the two metallicity regions.</w:delText>
        </w:r>
      </w:del>
    </w:p>
    <w:p w:rsidR="00813790" w:rsidRPr="004E3DC0" w:rsidRDefault="00813790" w:rsidP="004E3DC0">
      <w:pPr>
        <w:autoSpaceDE w:val="0"/>
        <w:autoSpaceDN w:val="0"/>
        <w:adjustRightInd w:val="0"/>
        <w:jc w:val="left"/>
        <w:rPr>
          <w:ins w:id="81" w:author="matsuo@ess.sci.osaka-u.ac.jp" w:date="2019-01-17T12:21:00Z"/>
          <w:rFonts w:ascii="Times New Roman" w:hAnsi="Times New Roman" w:cs="Times New Roman"/>
          <w:kern w:val="0"/>
          <w:sz w:val="18"/>
          <w:szCs w:val="18"/>
        </w:rPr>
      </w:pPr>
    </w:p>
    <w:p w:rsidR="004E3DC0" w:rsidRPr="001D24BA" w:rsidRDefault="004E3DC0">
      <w:pPr>
        <w:autoSpaceDE w:val="0"/>
        <w:autoSpaceDN w:val="0"/>
        <w:adjustRightInd w:val="0"/>
        <w:jc w:val="left"/>
        <w:pPrChange w:id="82" w:author="matsuo@ess.sci.osaka-u.ac.jp" w:date="2019-01-17T12:19:00Z">
          <w:pPr/>
        </w:pPrChange>
      </w:pPr>
    </w:p>
    <w:p w:rsidR="00D8473B" w:rsidRDefault="00D8473B">
      <w:r w:rsidRPr="00D8473B">
        <w:rPr>
          <w:noProof/>
        </w:rPr>
        <w:drawing>
          <wp:inline distT="0" distB="0" distL="0" distR="0" wp14:anchorId="78255DB3" wp14:editId="2BCDC3FF">
            <wp:extent cx="3149600" cy="143510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C0" w:rsidRPr="00AE0718" w:rsidRDefault="00AE0718" w:rsidP="00AE071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18"/>
          <w:szCs w:val="18"/>
        </w:rPr>
      </w:pP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Figure 2. P-values </w:t>
      </w:r>
      <w:ins w:id="83" w:author="matsuo@ess.sci.osaka-u.ac.jp" w:date="2019-01-17T14:08:00Z">
        <w:r w:rsidR="0059115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calculated via</w:t>
        </w:r>
      </w:ins>
      <w:del w:id="84" w:author="matsuo@ess.sci.osaka-u.ac.jp" w:date="2019-01-17T14:08:00Z">
        <w:r w:rsidDel="0059115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>of</w:delText>
        </w:r>
      </w:del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 </w:t>
      </w:r>
      <w:ins w:id="85" w:author="matsuo@ess.sci.osaka-u.ac.jp" w:date="2019-01-17T14:08:00Z">
        <w:r w:rsidR="0059115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two-sample</w:t>
        </w:r>
      </w:ins>
      <w:ins w:id="86" w:author="matsuo@ess.sci.osaka-u.ac.jp" w:date="2019-01-17T14:03:00Z">
        <w:r w:rsidR="00620034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 </w:t>
        </w:r>
      </w:ins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>A</w:t>
      </w:r>
      <w:ins w:id="87" w:author="matsuo@ess.sci.osaka-u.ac.jp" w:date="2019-01-17T14:03:00Z">
        <w:r w:rsidR="00620034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nderson-</w:t>
        </w:r>
      </w:ins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>D</w:t>
      </w:r>
      <w:ins w:id="88" w:author="matsuo@ess.sci.osaka-u.ac.jp" w:date="2019-01-17T14:03:00Z">
        <w:r w:rsidR="00620034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arling</w:t>
        </w:r>
      </w:ins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 test</w:t>
      </w:r>
      <w:ins w:id="89" w:author="matsuo@ess.sci.osaka-u.ac.jp" w:date="2019-01-17T14:08:00Z">
        <w:r w:rsidR="0059115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s</w:t>
        </w:r>
      </w:ins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 for the semi-major axis (left)</w:t>
      </w:r>
      <w:r>
        <w:rPr>
          <w:rFonts w:ascii="Times New Roman" w:hAnsi="Times New Roman" w:cs="Times New Roman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>and the lower limit o</w:t>
      </w:r>
      <w:ins w:id="90" w:author="matsuo@ess.sci.osaka-u.ac.jp" w:date="2019-01-17T14:02:00Z">
        <w:r w:rsidR="00620034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f</w:t>
        </w:r>
      </w:ins>
      <w:del w:id="91" w:author="matsuo@ess.sci.osaka-u.ac.jp" w:date="2019-01-17T14:02:00Z">
        <w:r w:rsidDel="00620034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>n</w:delText>
        </w:r>
      </w:del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 the </w:t>
      </w:r>
      <w:ins w:id="92" w:author="matsuo@ess.sci.osaka-u.ac.jp" w:date="2019-01-17T14:08:00Z">
        <w:r w:rsidR="0059115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companion</w:t>
        </w:r>
      </w:ins>
      <w:del w:id="93" w:author="matsuo@ess.sci.osaka-u.ac.jp" w:date="2019-01-17T14:08:00Z">
        <w:r w:rsidDel="0059115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>planet</w:delText>
        </w:r>
      </w:del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 mass</w:t>
      </w:r>
      <w:ins w:id="94" w:author="matsuo@ess.sci.osaka-u.ac.jp" w:date="2019-01-17T14:03:00Z">
        <w:r w:rsidR="004E22F5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 </w:t>
        </w:r>
      </w:ins>
      <w:del w:id="95" w:author="matsuo@ess.sci.osaka-u.ac.jp" w:date="2019-01-17T14:03:00Z">
        <w:r w:rsidDel="00E24AE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 xml:space="preserve"> </w:delText>
        </w:r>
      </w:del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(right) of the </w:t>
      </w:r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>original</w:t>
      </w:r>
      <w:r>
        <w:rPr>
          <w:rFonts w:ascii="Times New Roman" w:hAnsi="Times New Roman" w:cs="Times New Roman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samples as a function of the boundary of metallicity. </w:t>
      </w:r>
      <w:ins w:id="96" w:author="matsuo@ess.sci.osaka-u.ac.jp" w:date="2019-01-17T14:04:00Z">
        <w:r w:rsidR="00E24AE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The r</w:t>
        </w:r>
      </w:ins>
      <w:del w:id="97" w:author="matsuo@ess.sci.osaka-u.ac.jp" w:date="2019-01-17T14:04:00Z">
        <w:r w:rsidDel="00E24AE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>R</w:delText>
        </w:r>
      </w:del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>ed</w:t>
      </w:r>
      <w:r>
        <w:rPr>
          <w:rFonts w:ascii="Times New Roman" w:hAnsi="Times New Roman" w:cs="Times New Roman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points and black vertical bars </w:t>
      </w:r>
      <w:ins w:id="98" w:author="matsuo@ess.sci.osaka-u.ac.jp" w:date="2019-01-17T14:04:00Z">
        <w:r w:rsidR="00E24AE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represent</w:t>
        </w:r>
      </w:ins>
      <w:del w:id="99" w:author="matsuo@ess.sci.osaka-u.ac.jp" w:date="2019-01-17T14:04:00Z">
        <w:r w:rsidDel="00E24AE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>are</w:delText>
        </w:r>
      </w:del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 </w:t>
      </w:r>
      <w:ins w:id="100" w:author="matsuo@ess.sci.osaka-u.ac.jp" w:date="2019-01-17T14:04:00Z">
        <w:r w:rsidR="00E24AE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the mean </w:t>
        </w:r>
      </w:ins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>p-values and their standard</w:t>
      </w:r>
      <w:r>
        <w:rPr>
          <w:rFonts w:ascii="Times New Roman" w:hAnsi="Times New Roman" w:cs="Times New Roman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>deviations</w:t>
      </w:r>
      <w:ins w:id="101" w:author="matsuo@ess.sci.osaka-u.ac.jp" w:date="2019-01-17T14:06:00Z">
        <w:r w:rsidR="00E24AE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, respectively.</w:t>
        </w:r>
      </w:ins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 </w:t>
      </w:r>
      <w:ins w:id="102" w:author="matsuo@ess.sci.osaka-u.ac.jp" w:date="2019-01-17T14:06:00Z">
        <w:r w:rsidR="00E24AE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The number of the calculations for each boundary of metallicity is 1000. </w:t>
        </w:r>
      </w:ins>
      <w:del w:id="103" w:author="matsuo@ess.sci.osaka-u.ac.jp" w:date="2019-01-17T14:06:00Z">
        <w:r w:rsidDel="00E24AE0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>calculated with 1000 iterations.</w:delText>
        </w:r>
      </w:del>
    </w:p>
    <w:p w:rsidR="004E3DC0" w:rsidRDefault="004E3DC0"/>
    <w:p w:rsidR="00D8473B" w:rsidRDefault="00D8473B">
      <w:r w:rsidRPr="00D8473B">
        <w:rPr>
          <w:noProof/>
        </w:rPr>
        <w:lastRenderedPageBreak/>
        <w:drawing>
          <wp:inline distT="0" distB="0" distL="0" distR="0" wp14:anchorId="5BB026DD" wp14:editId="30C56D3D">
            <wp:extent cx="3238500" cy="290830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18" w:rsidRPr="00AE0718" w:rsidRDefault="00AE0718" w:rsidP="00C4699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18"/>
          <w:szCs w:val="18"/>
        </w:rPr>
      </w:pP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Figure 3. </w:t>
      </w:r>
      <w:ins w:id="104" w:author="matsuo@ess.sci.osaka-u.ac.jp" w:date="2019-01-17T14:21:00Z">
        <w:r w:rsidR="00B16C55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D</w:t>
        </w:r>
      </w:ins>
      <w:ins w:id="105" w:author="matsuo@ess.sci.osaka-u.ac.jp" w:date="2019-01-17T14:18:00Z">
        <w:r w:rsidR="00B16C55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istribut</w:t>
        </w:r>
      </w:ins>
      <w:ins w:id="106" w:author="matsuo@ess.sci.osaka-u.ac.jp" w:date="2019-01-17T14:19:00Z">
        <w:r w:rsidR="00B16C55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ion of the semi-major ax</w:t>
        </w:r>
      </w:ins>
      <w:ins w:id="107" w:author="matsuo@ess.sci.osaka-u.ac.jp" w:date="2019-01-17T14:21:00Z">
        <w:r w:rsidR="00B16C55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e</w:t>
        </w:r>
      </w:ins>
      <w:ins w:id="108" w:author="matsuo@ess.sci.osaka-u.ac.jp" w:date="2019-01-17T14:19:00Z">
        <w:r w:rsidR="00B16C55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s and lower limit</w:t>
        </w:r>
      </w:ins>
      <w:ins w:id="109" w:author="matsuo@ess.sci.osaka-u.ac.jp" w:date="2019-01-17T14:21:00Z">
        <w:r w:rsidR="00B16C55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s</w:t>
        </w:r>
      </w:ins>
      <w:ins w:id="110" w:author="matsuo@ess.sci.osaka-u.ac.jp" w:date="2019-01-17T14:19:00Z">
        <w:r w:rsidR="00B16C55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 of companion mass </w:t>
        </w:r>
      </w:ins>
      <w:ins w:id="111" w:author="matsuo@ess.sci.osaka-u.ac.jp" w:date="2019-01-17T14:17:00Z">
        <w:r w:rsidR="00116352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for the </w:t>
        </w:r>
      </w:ins>
      <w:ins w:id="112" w:author="matsuo@ess.sci.osaka-u.ac.jp" w:date="2019-01-17T14:18:00Z">
        <w:r w:rsidR="00116352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common-biased samples</w:t>
        </w:r>
      </w:ins>
      <w:ins w:id="113" w:author="matsuo@ess.sci.osaka-u.ac.jp" w:date="2019-01-17T14:22:00Z">
        <w:r w:rsidR="00B16C55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 (upper left)</w:t>
        </w:r>
        <w:r w:rsidR="00C46992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 and </w:t>
        </w:r>
      </w:ins>
      <w:ins w:id="114" w:author="matsuo@ess.sci.osaka-u.ac.jp" w:date="2019-01-17T14:23:00Z">
        <w:r w:rsidR="00C46992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the </w:t>
        </w:r>
      </w:ins>
      <w:del w:id="115" w:author="matsuo@ess.sci.osaka-u.ac.jp" w:date="2019-01-17T14:22:00Z">
        <w:r w:rsidDel="00C46992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>Planetary distributions of the semi-major axes</w:delText>
        </w:r>
        <w:r w:rsidDel="00C46992">
          <w:rPr>
            <w:rFonts w:ascii="Times New Roman" w:hAnsi="Times New Roman" w:cs="Times New Roman" w:hint="eastAsia"/>
            <w:color w:val="000000"/>
            <w:kern w:val="0"/>
            <w:sz w:val="18"/>
            <w:szCs w:val="18"/>
          </w:rPr>
          <w:delText xml:space="preserve"> </w:delText>
        </w:r>
        <w:r w:rsidDel="00C46992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 xml:space="preserve">and lower-limit of companion masses for the </w:delText>
        </w:r>
        <w:r w:rsidDel="00C46992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 xml:space="preserve">extracted </w:delText>
        </w:r>
        <w:r w:rsidDel="00C46992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>samples in the high- and low-metallicity regions (upper left),</w:delText>
        </w:r>
        <w:r w:rsidDel="00C46992">
          <w:rPr>
            <w:rFonts w:ascii="Times New Roman" w:hAnsi="Times New Roman" w:cs="Times New Roman" w:hint="eastAsia"/>
            <w:color w:val="000000"/>
            <w:kern w:val="0"/>
            <w:sz w:val="18"/>
            <w:szCs w:val="18"/>
          </w:rPr>
          <w:delText xml:space="preserve"> </w:delText>
        </w:r>
        <w:r w:rsidDel="00C46992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 xml:space="preserve">and </w:delText>
        </w:r>
      </w:del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>cumulative distributions of semi-major axis (bottom)</w:t>
      </w:r>
      <w:r>
        <w:rPr>
          <w:rFonts w:ascii="Times New Roman" w:hAnsi="Times New Roman" w:cs="Times New Roman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and lower limit of companion mass (right). </w:t>
      </w:r>
      <w:ins w:id="116" w:author="matsuo@ess.sci.osaka-u.ac.jp" w:date="2019-01-17T14:23:00Z">
        <w:r w:rsidR="00217481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The r</w:t>
        </w:r>
      </w:ins>
      <w:del w:id="117" w:author="matsuo@ess.sci.osaka-u.ac.jp" w:date="2019-01-17T14:23:00Z">
        <w:r w:rsidDel="00217481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>R</w:delText>
        </w:r>
      </w:del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>ed and blue</w:t>
      </w:r>
      <w:r>
        <w:rPr>
          <w:rFonts w:ascii="Times New Roman" w:hAnsi="Times New Roman" w:cs="Times New Roman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points/bins represent </w:t>
      </w:r>
      <w:ins w:id="118" w:author="matsuo@ess.sci.osaka-u.ac.jp" w:date="2019-01-17T14:23:00Z">
        <w:r w:rsidR="00217481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the </w:t>
        </w:r>
      </w:ins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>metal-rich and -poor samples, respectively.</w:t>
      </w:r>
      <w:ins w:id="119" w:author="matsuo@ess.sci.osaka-u.ac.jp" w:date="2019-01-17T14:24:00Z">
        <w:r w:rsidR="00823448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 </w:t>
        </w:r>
      </w:ins>
      <w:ins w:id="120" w:author="matsuo@ess.sci.osaka-u.ac.jp" w:date="2019-01-17T14:28:00Z">
        <w:r w:rsidR="00EF573F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An</w:t>
        </w:r>
      </w:ins>
      <w:ins w:id="121" w:author="matsuo@ess.sci.osaka-u.ac.jp" w:date="2019-01-17T14:24:00Z">
        <w:r w:rsidR="00823448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 example among the 1000 calculations</w:t>
        </w:r>
      </w:ins>
      <w:ins w:id="122" w:author="matsuo@ess.sci.osaka-u.ac.jp" w:date="2019-01-17T14:28:00Z">
        <w:r w:rsidR="00EF573F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 xml:space="preserve"> was shown</w:t>
        </w:r>
      </w:ins>
      <w:ins w:id="123" w:author="matsuo@ess.sci.osaka-u.ac.jp" w:date="2019-01-17T14:24:00Z">
        <w:r w:rsidR="00823448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.</w:t>
        </w:r>
      </w:ins>
    </w:p>
    <w:p w:rsidR="00AE0718" w:rsidRDefault="00AE0718"/>
    <w:p w:rsidR="00D8473B" w:rsidRPr="00AE0718" w:rsidRDefault="00D8473B">
      <w:r w:rsidRPr="00D8473B">
        <w:rPr>
          <w:noProof/>
        </w:rPr>
        <w:drawing>
          <wp:inline distT="0" distB="0" distL="0" distR="0" wp14:anchorId="21F7F509" wp14:editId="0E342C30">
            <wp:extent cx="2578100" cy="242570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C0" w:rsidRDefault="00AE0718" w:rsidP="00AE071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8"/>
          <w:szCs w:val="18"/>
        </w:rPr>
      </w:pPr>
      <w:r>
        <w:rPr>
          <w:rFonts w:ascii="Times New Roman" w:hAnsi="Times New Roman" w:cs="Times New Roman"/>
          <w:kern w:val="0"/>
          <w:sz w:val="18"/>
          <w:szCs w:val="18"/>
        </w:rPr>
        <w:t xml:space="preserve">Figure 4. Distribution </w:t>
      </w:r>
      <w:ins w:id="124" w:author="matsuo@ess.sci.osaka-u.ac.jp" w:date="2019-01-17T14:30:00Z">
        <w:r w:rsidR="00E85F32">
          <w:rPr>
            <w:rFonts w:ascii="Times New Roman" w:hAnsi="Times New Roman" w:cs="Times New Roman"/>
            <w:kern w:val="0"/>
            <w:sz w:val="18"/>
            <w:szCs w:val="18"/>
          </w:rPr>
          <w:t>of the host-star metallicity and lower limit of companion masses</w:t>
        </w:r>
      </w:ins>
      <w:del w:id="125" w:author="matsuo@ess.sci.osaka-u.ac.jp" w:date="2019-01-17T14:30:00Z">
        <w:r w:rsidDel="00E85F32">
          <w:rPr>
            <w:rFonts w:ascii="Times New Roman" w:hAnsi="Times New Roman" w:cs="Times New Roman"/>
            <w:kern w:val="0"/>
            <w:sz w:val="18"/>
            <w:szCs w:val="18"/>
          </w:rPr>
          <w:delText>classified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 </w:t>
      </w:r>
      <w:ins w:id="126" w:author="matsuo@ess.sci.osaka-u.ac.jp" w:date="2019-01-17T14:29:00Z">
        <w:r w:rsidR="00E85F32">
          <w:rPr>
            <w:rFonts w:ascii="Times New Roman" w:hAnsi="Times New Roman" w:cs="Times New Roman"/>
            <w:kern w:val="0"/>
            <w:sz w:val="18"/>
            <w:szCs w:val="18"/>
          </w:rPr>
          <w:t>for</w:t>
        </w:r>
      </w:ins>
      <w:del w:id="127" w:author="matsuo@ess.sci.osaka-u.ac.jp" w:date="2019-01-17T14:29:00Z">
        <w:r w:rsidDel="00E85F32">
          <w:rPr>
            <w:rFonts w:ascii="Times New Roman" w:hAnsi="Times New Roman" w:cs="Times New Roman"/>
            <w:kern w:val="0"/>
            <w:sz w:val="18"/>
            <w:szCs w:val="18"/>
          </w:rPr>
          <w:delText>into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 three </w:t>
      </w:r>
      <w:ins w:id="128" w:author="matsuo@ess.sci.osaka-u.ac.jp" w:date="2019-01-17T14:29:00Z">
        <w:r w:rsidR="00E85F32">
          <w:rPr>
            <w:rFonts w:ascii="Times New Roman" w:hAnsi="Times New Roman" w:cs="Times New Roman"/>
            <w:kern w:val="0"/>
            <w:sz w:val="18"/>
            <w:szCs w:val="18"/>
          </w:rPr>
          <w:t>common-biased sub-samples</w:t>
        </w:r>
      </w:ins>
      <w:del w:id="129" w:author="matsuo@ess.sci.osaka-u.ac.jp" w:date="2019-01-17T14:29:00Z">
        <w:r w:rsidDel="00E85F32">
          <w:rPr>
            <w:rFonts w:ascii="Times New Roman" w:hAnsi="Times New Roman" w:cs="Times New Roman"/>
            <w:kern w:val="0"/>
            <w:sz w:val="18"/>
            <w:szCs w:val="18"/>
          </w:rPr>
          <w:delText>clusters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 </w:t>
      </w:r>
      <w:ins w:id="130" w:author="matsuo@ess.sci.osaka-u.ac.jp" w:date="2019-01-17T14:29:00Z">
        <w:r w:rsidR="00E85F32">
          <w:rPr>
            <w:rFonts w:ascii="Times New Roman" w:hAnsi="Times New Roman" w:cs="Times New Roman"/>
            <w:kern w:val="0"/>
            <w:sz w:val="18"/>
            <w:szCs w:val="18"/>
          </w:rPr>
          <w:t>classified by</w:t>
        </w:r>
      </w:ins>
      <w:del w:id="131" w:author="matsuo@ess.sci.osaka-u.ac.jp" w:date="2019-01-17T14:29:00Z">
        <w:r w:rsidDel="00E85F32">
          <w:rPr>
            <w:rFonts w:ascii="Times New Roman" w:hAnsi="Times New Roman" w:cs="Times New Roman"/>
            <w:kern w:val="0"/>
            <w:sz w:val="18"/>
            <w:szCs w:val="18"/>
          </w:rPr>
          <w:delText>from</w:delText>
        </w:r>
      </w:del>
      <w:r>
        <w:rPr>
          <w:rFonts w:ascii="Times New Roman" w:hAnsi="Times New Roman" w:cs="Times New Roman" w:hint="eastAsia"/>
          <w:kern w:val="0"/>
          <w:sz w:val="18"/>
          <w:szCs w:val="18"/>
        </w:rPr>
        <w:t xml:space="preserve"> </w:t>
      </w:r>
      <w:ins w:id="132" w:author="matsuo@ess.sci.osaka-u.ac.jp" w:date="2019-01-17T14:28:00Z">
        <w:r w:rsidR="00E85F32">
          <w:rPr>
            <w:rFonts w:ascii="Times New Roman" w:hAnsi="Times New Roman" w:cs="Times New Roman"/>
            <w:kern w:val="0"/>
            <w:sz w:val="18"/>
            <w:szCs w:val="18"/>
          </w:rPr>
          <w:t xml:space="preserve">the 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>G</w:t>
      </w:r>
      <w:ins w:id="133" w:author="matsuo@ess.sci.osaka-u.ac.jp" w:date="2019-01-17T14:28:00Z">
        <w:r w:rsidR="00E85F32">
          <w:rPr>
            <w:rFonts w:ascii="Times New Roman" w:hAnsi="Times New Roman" w:cs="Times New Roman"/>
            <w:kern w:val="0"/>
            <w:sz w:val="18"/>
            <w:szCs w:val="18"/>
          </w:rPr>
          <w:t>aus</w:t>
        </w:r>
      </w:ins>
      <w:ins w:id="134" w:author="matsuo@ess.sci.osaka-u.ac.jp" w:date="2019-01-17T14:29:00Z">
        <w:r w:rsidR="00E85F32">
          <w:rPr>
            <w:rFonts w:ascii="Times New Roman" w:hAnsi="Times New Roman" w:cs="Times New Roman"/>
            <w:kern w:val="0"/>
            <w:sz w:val="18"/>
            <w:szCs w:val="18"/>
          </w:rPr>
          <w:t xml:space="preserve">sian 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>M</w:t>
      </w:r>
      <w:ins w:id="135" w:author="matsuo@ess.sci.osaka-u.ac.jp" w:date="2019-01-17T14:29:00Z">
        <w:r w:rsidR="00E85F32">
          <w:rPr>
            <w:rFonts w:ascii="Times New Roman" w:hAnsi="Times New Roman" w:cs="Times New Roman"/>
            <w:kern w:val="0"/>
            <w:sz w:val="18"/>
            <w:szCs w:val="18"/>
          </w:rPr>
          <w:t xml:space="preserve">ixture 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>M</w:t>
      </w:r>
      <w:ins w:id="136" w:author="matsuo@ess.sci.osaka-u.ac.jp" w:date="2019-01-17T14:29:00Z">
        <w:r w:rsidR="00E85F32">
          <w:rPr>
            <w:rFonts w:ascii="Times New Roman" w:hAnsi="Times New Roman" w:cs="Times New Roman"/>
            <w:kern w:val="0"/>
            <w:sz w:val="18"/>
            <w:szCs w:val="18"/>
          </w:rPr>
          <w:t>odel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 xml:space="preserve">. </w:t>
      </w:r>
      <w:del w:id="137" w:author="matsuo@ess.sci.osaka-u.ac.jp" w:date="2019-01-17T14:31:00Z">
        <w:r w:rsidDel="00BC4FF6">
          <w:rPr>
            <w:rFonts w:ascii="Times New Roman" w:hAnsi="Times New Roman" w:cs="Times New Roman"/>
            <w:kern w:val="0"/>
            <w:sz w:val="18"/>
            <w:szCs w:val="18"/>
          </w:rPr>
          <w:delText>The samples of e</w:delText>
        </w:r>
      </w:del>
      <w:del w:id="138" w:author="matsuo@ess.sci.osaka-u.ac.jp" w:date="2019-01-17T14:32:00Z">
        <w:r w:rsidDel="00B242F7">
          <w:rPr>
            <w:rFonts w:ascii="Times New Roman" w:hAnsi="Times New Roman" w:cs="Times New Roman"/>
            <w:kern w:val="0"/>
            <w:sz w:val="18"/>
            <w:szCs w:val="18"/>
          </w:rPr>
          <w:delText>ach</w:delText>
        </w:r>
      </w:del>
      <w:del w:id="139" w:author="matsuo@ess.sci.osaka-u.ac.jp" w:date="2019-01-17T14:30:00Z">
        <w:r w:rsidDel="00BC4FF6">
          <w:rPr>
            <w:rFonts w:ascii="Times New Roman" w:hAnsi="Times New Roman" w:cs="Times New Roman"/>
            <w:kern w:val="0"/>
            <w:sz w:val="18"/>
            <w:szCs w:val="18"/>
          </w:rPr>
          <w:delText xml:space="preserve"> cluster</w:delText>
        </w:r>
      </w:del>
      <w:del w:id="140" w:author="matsuo@ess.sci.osaka-u.ac.jp" w:date="2019-01-17T14:32:00Z">
        <w:r w:rsidDel="00B242F7">
          <w:rPr>
            <w:rFonts w:ascii="Times New Roman" w:hAnsi="Times New Roman" w:cs="Times New Roman"/>
            <w:kern w:val="0"/>
            <w:sz w:val="18"/>
            <w:szCs w:val="18"/>
          </w:rPr>
          <w:delText xml:space="preserve"> is described with </w:delText>
        </w:r>
      </w:del>
      <w:ins w:id="141" w:author="matsuo@ess.sci.osaka-u.ac.jp" w:date="2019-01-17T14:32:00Z">
        <w:r w:rsidR="00B242F7">
          <w:rPr>
            <w:rFonts w:ascii="Times New Roman" w:hAnsi="Times New Roman" w:cs="Times New Roman"/>
            <w:kern w:val="0"/>
            <w:sz w:val="18"/>
            <w:szCs w:val="18"/>
          </w:rPr>
          <w:t xml:space="preserve">The 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 xml:space="preserve">different </w:t>
      </w:r>
      <w:del w:id="142" w:author="matsuo@ess.sci.osaka-u.ac.jp" w:date="2019-01-17T14:44:00Z">
        <w:r w:rsidDel="00A75BCC">
          <w:rPr>
            <w:rFonts w:ascii="Times New Roman" w:hAnsi="Times New Roman" w:cs="Times New Roman"/>
            <w:kern w:val="0"/>
            <w:sz w:val="18"/>
            <w:szCs w:val="18"/>
          </w:rPr>
          <w:delText xml:space="preserve">markers </w:delText>
        </w:r>
      </w:del>
      <w:ins w:id="143" w:author="matsuo@ess.sci.osaka-u.ac.jp" w:date="2019-01-17T14:44:00Z">
        <w:r w:rsidR="00A75BCC">
          <w:rPr>
            <w:rFonts w:ascii="Times New Roman" w:hAnsi="Times New Roman" w:cs="Times New Roman"/>
            <w:kern w:val="0"/>
            <w:sz w:val="18"/>
            <w:szCs w:val="18"/>
          </w:rPr>
          <w:t xml:space="preserve">symbols 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>of square, triangle, and circle</w:t>
      </w:r>
      <w:ins w:id="144" w:author="matsuo@ess.sci.osaka-u.ac.jp" w:date="2019-01-17T14:32:00Z">
        <w:r w:rsidR="00B242F7">
          <w:rPr>
            <w:rFonts w:ascii="Times New Roman" w:hAnsi="Times New Roman" w:cs="Times New Roman"/>
            <w:kern w:val="0"/>
            <w:sz w:val="18"/>
            <w:szCs w:val="18"/>
          </w:rPr>
          <w:t xml:space="preserve"> represent </w:t>
        </w:r>
      </w:ins>
      <w:ins w:id="145" w:author="matsuo@ess.sci.osaka-u.ac.jp" w:date="2019-01-17T14:43:00Z">
        <w:r w:rsidR="00A75BCC">
          <w:rPr>
            <w:rFonts w:ascii="Times New Roman" w:hAnsi="Times New Roman" w:cs="Times New Roman"/>
            <w:kern w:val="0"/>
            <w:sz w:val="18"/>
            <w:szCs w:val="18"/>
          </w:rPr>
          <w:t>the classified</w:t>
        </w:r>
      </w:ins>
      <w:ins w:id="146" w:author="matsuo@ess.sci.osaka-u.ac.jp" w:date="2019-01-17T14:32:00Z">
        <w:r w:rsidR="00B242F7">
          <w:rPr>
            <w:rFonts w:ascii="Times New Roman" w:hAnsi="Times New Roman" w:cs="Times New Roman"/>
            <w:kern w:val="0"/>
            <w:sz w:val="18"/>
            <w:szCs w:val="18"/>
          </w:rPr>
          <w:t xml:space="preserve"> sub-sample</w:t>
        </w:r>
      </w:ins>
      <w:ins w:id="147" w:author="matsuo@ess.sci.osaka-u.ac.jp" w:date="2019-01-17T14:43:00Z">
        <w:r w:rsidR="00A75BCC">
          <w:rPr>
            <w:rFonts w:ascii="Times New Roman" w:hAnsi="Times New Roman" w:cs="Times New Roman"/>
            <w:kern w:val="0"/>
            <w:sz w:val="18"/>
            <w:szCs w:val="18"/>
          </w:rPr>
          <w:t>s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>. The blue, green,</w:t>
      </w:r>
      <w:r>
        <w:rPr>
          <w:rFonts w:ascii="Times New Roman" w:hAnsi="Times New Roman" w:cs="Times New Roman" w:hint="eastAsia"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kern w:val="0"/>
          <w:sz w:val="18"/>
          <w:szCs w:val="18"/>
        </w:rPr>
        <w:t>and red</w:t>
      </w:r>
      <w:ins w:id="148" w:author="matsuo@ess.sci.osaka-u.ac.jp" w:date="2019-01-17T14:44:00Z">
        <w:r w:rsidR="00A75BCC">
          <w:rPr>
            <w:rFonts w:ascii="Times New Roman" w:hAnsi="Times New Roman" w:cs="Times New Roman"/>
            <w:kern w:val="0"/>
            <w:sz w:val="18"/>
            <w:szCs w:val="18"/>
          </w:rPr>
          <w:t xml:space="preserve"> colors</w:t>
        </w:r>
      </w:ins>
      <w:del w:id="149" w:author="matsuo@ess.sci.osaka-u.ac.jp" w:date="2019-01-17T14:44:00Z">
        <w:r w:rsidDel="00A75BCC">
          <w:rPr>
            <w:rFonts w:ascii="Times New Roman" w:hAnsi="Times New Roman" w:cs="Times New Roman"/>
            <w:kern w:val="0"/>
            <w:sz w:val="18"/>
            <w:szCs w:val="18"/>
          </w:rPr>
          <w:delText xml:space="preserve"> points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 are </w:t>
      </w:r>
      <w:del w:id="150" w:author="matsuo@ess.sci.osaka-u.ac.jp" w:date="2019-01-17T14:45:00Z">
        <w:r w:rsidDel="00A75BCC">
          <w:rPr>
            <w:rFonts w:ascii="Times New Roman" w:hAnsi="Times New Roman" w:cs="Times New Roman"/>
            <w:kern w:val="0"/>
            <w:sz w:val="18"/>
            <w:szCs w:val="18"/>
          </w:rPr>
          <w:delText xml:space="preserve">samples divide into 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>three</w:t>
      </w:r>
      <w:ins w:id="151" w:author="matsuo@ess.sci.osaka-u.ac.jp" w:date="2019-01-17T14:45:00Z">
        <w:r w:rsidR="00A75BCC">
          <w:rPr>
            <w:rFonts w:ascii="Times New Roman" w:hAnsi="Times New Roman" w:cs="Times New Roman"/>
            <w:kern w:val="0"/>
            <w:sz w:val="18"/>
            <w:szCs w:val="18"/>
          </w:rPr>
          <w:t>-mass regimes</w:t>
        </w:r>
      </w:ins>
      <w:del w:id="152" w:author="matsuo@ess.sci.osaka-u.ac.jp" w:date="2019-01-17T14:45:00Z">
        <w:r w:rsidR="003D2895" w:rsidDel="00A75BCC">
          <w:rPr>
            <w:rFonts w:ascii="Times New Roman" w:hAnsi="Times New Roman" w:cs="Times New Roman"/>
            <w:kern w:val="0"/>
            <w:sz w:val="18"/>
            <w:szCs w:val="18"/>
          </w:rPr>
          <w:delText xml:space="preserve"> fi</w:delText>
        </w:r>
        <w:r w:rsidDel="00A75BCC">
          <w:rPr>
            <w:rFonts w:ascii="Times New Roman" w:hAnsi="Times New Roman" w:cs="Times New Roman"/>
            <w:kern w:val="0"/>
            <w:sz w:val="18"/>
            <w:szCs w:val="18"/>
          </w:rPr>
          <w:delText xml:space="preserve">elds </w:delText>
        </w:r>
      </w:del>
      <w:ins w:id="153" w:author="matsuo@ess.sci.osaka-u.ac.jp" w:date="2019-01-17T14:45:00Z">
        <w:r w:rsidR="00A75BCC">
          <w:rPr>
            <w:rFonts w:ascii="Times New Roman" w:hAnsi="Times New Roman" w:cs="Times New Roman"/>
            <w:kern w:val="0"/>
            <w:sz w:val="18"/>
            <w:szCs w:val="18"/>
          </w:rPr>
          <w:t xml:space="preserve"> with </w:t>
        </w:r>
      </w:ins>
      <w:ins w:id="154" w:author="matsuo@ess.sci.osaka-u.ac.jp" w:date="2019-01-17T14:46:00Z">
        <w:r w:rsidR="00A75BCC">
          <w:rPr>
            <w:rFonts w:ascii="Times New Roman" w:hAnsi="Times New Roman" w:cs="Times New Roman"/>
            <w:kern w:val="0"/>
            <w:sz w:val="18"/>
            <w:szCs w:val="18"/>
          </w:rPr>
          <w:t xml:space="preserve">two boundary masses of 4 and 20 MJ shown by the horizontal </w:t>
        </w:r>
      </w:ins>
      <w:ins w:id="155" w:author="matsuo@ess.sci.osaka-u.ac.jp" w:date="2019-01-17T14:47:00Z">
        <w:r w:rsidR="00A75BCC">
          <w:rPr>
            <w:rFonts w:ascii="Times New Roman" w:hAnsi="Times New Roman" w:cs="Times New Roman"/>
            <w:kern w:val="0"/>
            <w:sz w:val="18"/>
            <w:szCs w:val="18"/>
          </w:rPr>
          <w:t>long-</w:t>
        </w:r>
      </w:ins>
      <w:ins w:id="156" w:author="matsuo@ess.sci.osaka-u.ac.jp" w:date="2019-01-17T14:46:00Z">
        <w:r w:rsidR="00A75BCC">
          <w:rPr>
            <w:rFonts w:ascii="Times New Roman" w:hAnsi="Times New Roman" w:cs="Times New Roman"/>
            <w:kern w:val="0"/>
            <w:sz w:val="18"/>
            <w:szCs w:val="18"/>
          </w:rPr>
          <w:t>dashed line</w:t>
        </w:r>
      </w:ins>
      <w:ins w:id="157" w:author="matsuo@ess.sci.osaka-u.ac.jp" w:date="2019-01-17T14:47:00Z">
        <w:r w:rsidR="00A75BCC">
          <w:rPr>
            <w:rFonts w:ascii="Times New Roman" w:hAnsi="Times New Roman" w:cs="Times New Roman"/>
            <w:kern w:val="0"/>
            <w:sz w:val="18"/>
            <w:szCs w:val="18"/>
          </w:rPr>
          <w:t>s</w:t>
        </w:r>
      </w:ins>
      <w:ins w:id="158" w:author="matsuo@ess.sci.osaka-u.ac.jp" w:date="2019-01-17T14:46:00Z">
        <w:r w:rsidR="00A75BCC">
          <w:rPr>
            <w:rFonts w:ascii="Times New Roman" w:hAnsi="Times New Roman" w:cs="Times New Roman"/>
            <w:kern w:val="0"/>
            <w:sz w:val="18"/>
            <w:szCs w:val="18"/>
          </w:rPr>
          <w:t xml:space="preserve">. </w:t>
        </w:r>
      </w:ins>
      <w:del w:id="159" w:author="matsuo@ess.sci.osaka-u.ac.jp" w:date="2019-01-17T14:46:00Z">
        <w:r w:rsidDel="00A75BCC">
          <w:rPr>
            <w:rFonts w:ascii="Times New Roman" w:hAnsi="Times New Roman" w:cs="Times New Roman"/>
            <w:kern w:val="0"/>
            <w:sz w:val="18"/>
            <w:szCs w:val="18"/>
          </w:rPr>
          <w:delText>by the</w:delText>
        </w:r>
        <w:r w:rsidR="00DC4387" w:rsidDel="00A75BCC">
          <w:rPr>
            <w:rFonts w:ascii="Times New Roman" w:hAnsi="Times New Roman" w:cs="Times New Roman" w:hint="eastAsia"/>
            <w:kern w:val="0"/>
            <w:sz w:val="18"/>
            <w:szCs w:val="18"/>
          </w:rPr>
          <w:delText xml:space="preserve"> </w:delText>
        </w:r>
        <w:r w:rsidDel="00A75BCC">
          <w:rPr>
            <w:rFonts w:ascii="Times New Roman" w:hAnsi="Times New Roman" w:cs="Times New Roman"/>
            <w:kern w:val="0"/>
            <w:sz w:val="18"/>
            <w:szCs w:val="18"/>
          </w:rPr>
          <w:delText xml:space="preserve">mass boundaries (black horizontal lines). 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The </w:t>
      </w:r>
      <w:del w:id="160" w:author="matsuo@ess.sci.osaka-u.ac.jp" w:date="2019-01-17T14:50:00Z">
        <w:r w:rsidDel="00EB7346">
          <w:rPr>
            <w:rFonts w:ascii="Times New Roman" w:hAnsi="Times New Roman" w:cs="Times New Roman"/>
            <w:kern w:val="0"/>
            <w:sz w:val="18"/>
            <w:szCs w:val="18"/>
          </w:rPr>
          <w:delText xml:space="preserve">black 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>vertical</w:t>
      </w:r>
      <w:r>
        <w:rPr>
          <w:rFonts w:ascii="Times New Roman" w:hAnsi="Times New Roman" w:cs="Times New Roman" w:hint="eastAsia"/>
          <w:kern w:val="0"/>
          <w:sz w:val="18"/>
          <w:szCs w:val="18"/>
        </w:rPr>
        <w:t xml:space="preserve"> </w:t>
      </w:r>
      <w:ins w:id="161" w:author="matsuo@ess.sci.osaka-u.ac.jp" w:date="2019-01-17T14:48:00Z">
        <w:r w:rsidR="001C6AD6">
          <w:rPr>
            <w:rFonts w:ascii="Times New Roman" w:hAnsi="Times New Roman" w:cs="Times New Roman"/>
            <w:kern w:val="0"/>
            <w:sz w:val="18"/>
            <w:szCs w:val="18"/>
          </w:rPr>
          <w:t xml:space="preserve">short dashed 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>line</w:t>
      </w:r>
      <w:ins w:id="162" w:author="matsuo@ess.sci.osaka-u.ac.jp" w:date="2019-01-17T14:50:00Z">
        <w:r w:rsidR="00E8305C">
          <w:rPr>
            <w:rFonts w:ascii="Times New Roman" w:hAnsi="Times New Roman" w:cs="Times New Roman"/>
            <w:kern w:val="0"/>
            <w:sz w:val="18"/>
            <w:szCs w:val="18"/>
          </w:rPr>
          <w:t>s</w:t>
        </w:r>
      </w:ins>
      <w:del w:id="163" w:author="matsuo@ess.sci.osaka-u.ac.jp" w:date="2019-01-17T14:48:00Z">
        <w:r w:rsidDel="001C6AD6">
          <w:rPr>
            <w:rFonts w:ascii="Times New Roman" w:hAnsi="Times New Roman" w:cs="Times New Roman"/>
            <w:kern w:val="0"/>
            <w:sz w:val="18"/>
            <w:szCs w:val="18"/>
          </w:rPr>
          <w:delText>s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 and gray regions</w:t>
      </w:r>
      <w:ins w:id="164" w:author="matsuo@ess.sci.osaka-u.ac.jp" w:date="2019-01-17T14:49:00Z">
        <w:r w:rsidR="00E8305C">
          <w:rPr>
            <w:rFonts w:ascii="Times New Roman" w:hAnsi="Times New Roman" w:cs="Times New Roman"/>
            <w:kern w:val="0"/>
            <w:sz w:val="18"/>
            <w:szCs w:val="18"/>
          </w:rPr>
          <w:t xml:space="preserve"> </w:t>
        </w:r>
      </w:ins>
      <w:ins w:id="165" w:author="matsuo@ess.sci.osaka-u.ac.jp" w:date="2019-01-17T14:50:00Z">
        <w:r w:rsidR="0093096C">
          <w:rPr>
            <w:rFonts w:ascii="Times New Roman" w:hAnsi="Times New Roman" w:cs="Times New Roman"/>
            <w:kern w:val="0"/>
            <w:sz w:val="18"/>
            <w:szCs w:val="18"/>
          </w:rPr>
          <w:t>in</w:t>
        </w:r>
      </w:ins>
      <w:ins w:id="166" w:author="matsuo@ess.sci.osaka-u.ac.jp" w:date="2019-01-17T14:49:00Z">
        <w:r w:rsidR="00E8305C">
          <w:rPr>
            <w:rFonts w:ascii="Times New Roman" w:hAnsi="Times New Roman" w:cs="Times New Roman"/>
            <w:kern w:val="0"/>
            <w:sz w:val="18"/>
            <w:szCs w:val="18"/>
          </w:rPr>
          <w:t xml:space="preserve"> the three-mass regimes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 xml:space="preserve"> </w:t>
      </w:r>
      <w:ins w:id="167" w:author="matsuo@ess.sci.osaka-u.ac.jp" w:date="2019-01-17T14:51:00Z">
        <w:r w:rsidR="0093096C">
          <w:rPr>
            <w:rFonts w:ascii="Times New Roman" w:hAnsi="Times New Roman" w:cs="Times New Roman"/>
            <w:kern w:val="0"/>
            <w:sz w:val="18"/>
            <w:szCs w:val="18"/>
          </w:rPr>
          <w:t>show</w:t>
        </w:r>
      </w:ins>
      <w:del w:id="168" w:author="matsuo@ess.sci.osaka-u.ac.jp" w:date="2019-01-17T14:51:00Z">
        <w:r w:rsidDel="0093096C">
          <w:rPr>
            <w:rFonts w:ascii="Times New Roman" w:hAnsi="Times New Roman" w:cs="Times New Roman"/>
            <w:kern w:val="0"/>
            <w:sz w:val="18"/>
            <w:szCs w:val="18"/>
          </w:rPr>
          <w:delText>are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 the mean</w:t>
      </w:r>
      <w:ins w:id="169" w:author="matsuo@ess.sci.osaka-u.ac.jp" w:date="2019-01-17T14:51:00Z">
        <w:r w:rsidR="0093096C">
          <w:rPr>
            <w:rFonts w:ascii="Times New Roman" w:hAnsi="Times New Roman" w:cs="Times New Roman"/>
            <w:kern w:val="0"/>
            <w:sz w:val="18"/>
            <w:szCs w:val="18"/>
          </w:rPr>
          <w:t xml:space="preserve"> </w:t>
        </w:r>
      </w:ins>
      <w:ins w:id="170" w:author="matsuo@ess.sci.osaka-u.ac.jp" w:date="2019-01-17T14:52:00Z">
        <w:r w:rsidR="0093096C">
          <w:rPr>
            <w:rFonts w:ascii="Times New Roman" w:hAnsi="Times New Roman" w:cs="Times New Roman"/>
            <w:kern w:val="0"/>
            <w:sz w:val="18"/>
            <w:szCs w:val="18"/>
          </w:rPr>
          <w:t>metallicity</w:t>
        </w:r>
      </w:ins>
      <w:del w:id="171" w:author="matsuo@ess.sci.osaka-u.ac.jp" w:date="2019-01-17T14:51:00Z">
        <w:r w:rsidDel="0093096C">
          <w:rPr>
            <w:rFonts w:ascii="Times New Roman" w:hAnsi="Times New Roman" w:cs="Times New Roman"/>
            <w:kern w:val="0"/>
            <w:sz w:val="18"/>
            <w:szCs w:val="18"/>
          </w:rPr>
          <w:delText>s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 and</w:t>
      </w:r>
      <w:ins w:id="172" w:author="matsuo@ess.sci.osaka-u.ac.jp" w:date="2019-01-17T14:52:00Z">
        <w:r w:rsidR="0093096C">
          <w:rPr>
            <w:rFonts w:ascii="Times New Roman" w:hAnsi="Times New Roman" w:cs="Times New Roman"/>
            <w:kern w:val="0"/>
            <w:sz w:val="18"/>
            <w:szCs w:val="18"/>
          </w:rPr>
          <w:t xml:space="preserve"> its</w:t>
        </w:r>
      </w:ins>
      <w:del w:id="173" w:author="matsuo@ess.sci.osaka-u.ac.jp" w:date="2019-01-17T14:52:00Z">
        <w:r w:rsidDel="0093096C">
          <w:rPr>
            <w:rFonts w:ascii="Times New Roman" w:hAnsi="Times New Roman" w:cs="Times New Roman"/>
            <w:kern w:val="0"/>
            <w:sz w:val="18"/>
            <w:szCs w:val="18"/>
          </w:rPr>
          <w:delText xml:space="preserve"> </w:delText>
        </w:r>
      </w:del>
      <w:ins w:id="174" w:author="matsuo@ess.sci.osaka-u.ac.jp" w:date="2019-01-17T14:52:00Z">
        <w:r w:rsidR="0093096C">
          <w:rPr>
            <w:rFonts w:ascii="Times New Roman" w:hAnsi="Times New Roman" w:cs="Times New Roman"/>
            <w:kern w:val="0"/>
            <w:sz w:val="18"/>
            <w:szCs w:val="18"/>
          </w:rPr>
          <w:t xml:space="preserve"> 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>standard erro</w:t>
      </w:r>
      <w:ins w:id="175" w:author="matsuo@ess.sci.osaka-u.ac.jp" w:date="2019-01-17T14:52:00Z">
        <w:r w:rsidR="00FA2DD0">
          <w:rPr>
            <w:rFonts w:ascii="Times New Roman" w:hAnsi="Times New Roman" w:cs="Times New Roman"/>
            <w:kern w:val="0"/>
            <w:sz w:val="18"/>
            <w:szCs w:val="18"/>
          </w:rPr>
          <w:t>r</w:t>
        </w:r>
      </w:ins>
      <w:del w:id="176" w:author="matsuo@ess.sci.osaka-u.ac.jp" w:date="2019-01-17T14:52:00Z">
        <w:r w:rsidDel="00FA2DD0">
          <w:rPr>
            <w:rFonts w:ascii="Times New Roman" w:hAnsi="Times New Roman" w:cs="Times New Roman"/>
            <w:kern w:val="0"/>
            <w:sz w:val="18"/>
            <w:szCs w:val="18"/>
          </w:rPr>
          <w:delText>rs of</w:delText>
        </w:r>
        <w:r w:rsidDel="00FA2DD0">
          <w:rPr>
            <w:rFonts w:ascii="Times New Roman" w:hAnsi="Times New Roman" w:cs="Times New Roman" w:hint="eastAsia"/>
            <w:kern w:val="0"/>
            <w:sz w:val="18"/>
            <w:szCs w:val="18"/>
          </w:rPr>
          <w:delText xml:space="preserve"> </w:delText>
        </w:r>
        <w:r w:rsidDel="00FA2DD0">
          <w:rPr>
            <w:rFonts w:ascii="Times New Roman" w:hAnsi="Times New Roman" w:cs="Times New Roman"/>
            <w:kern w:val="0"/>
            <w:sz w:val="18"/>
            <w:szCs w:val="18"/>
          </w:rPr>
          <w:delText>metallicity</w:delText>
        </w:r>
      </w:del>
      <w:r>
        <w:rPr>
          <w:rFonts w:ascii="Times New Roman" w:hAnsi="Times New Roman" w:cs="Times New Roman"/>
          <w:kern w:val="0"/>
          <w:sz w:val="18"/>
          <w:szCs w:val="18"/>
        </w:rPr>
        <w:t xml:space="preserve"> in each </w:t>
      </w:r>
      <w:ins w:id="177" w:author="matsuo@ess.sci.osaka-u.ac.jp" w:date="2019-01-17T14:52:00Z">
        <w:r w:rsidR="006A388D">
          <w:rPr>
            <w:rFonts w:ascii="Times New Roman" w:hAnsi="Times New Roman" w:cs="Times New Roman"/>
            <w:kern w:val="0"/>
            <w:sz w:val="18"/>
            <w:szCs w:val="18"/>
          </w:rPr>
          <w:t>regime</w:t>
        </w:r>
      </w:ins>
      <w:del w:id="178" w:author="matsuo@ess.sci.osaka-u.ac.jp" w:date="2019-01-17T14:52:00Z">
        <w:r w:rsidDel="006A388D">
          <w:rPr>
            <w:rFonts w:ascii="Times New Roman" w:hAnsi="Times New Roman" w:cs="Times New Roman"/>
            <w:kern w:val="0"/>
            <w:sz w:val="18"/>
            <w:szCs w:val="18"/>
          </w:rPr>
          <w:delText>field</w:delText>
        </w:r>
      </w:del>
      <w:ins w:id="179" w:author="matsuo@ess.sci.osaka-u.ac.jp" w:date="2019-01-17T14:52:00Z">
        <w:r w:rsidR="00FA2DD0">
          <w:rPr>
            <w:rFonts w:ascii="Times New Roman" w:hAnsi="Times New Roman" w:cs="Times New Roman"/>
            <w:kern w:val="0"/>
            <w:sz w:val="18"/>
            <w:szCs w:val="18"/>
          </w:rPr>
          <w:t>, respectively</w:t>
        </w:r>
      </w:ins>
      <w:r>
        <w:rPr>
          <w:rFonts w:ascii="Times New Roman" w:hAnsi="Times New Roman" w:cs="Times New Roman"/>
          <w:kern w:val="0"/>
          <w:sz w:val="18"/>
          <w:szCs w:val="18"/>
        </w:rPr>
        <w:t>.</w:t>
      </w:r>
      <w:ins w:id="180" w:author="matsuo@ess.sci.osaka-u.ac.jp" w:date="2019-01-17T14:55:00Z">
        <w:r w:rsidR="00267175">
          <w:rPr>
            <w:rFonts w:ascii="Times New Roman" w:hAnsi="Times New Roman" w:cs="Times New Roman"/>
            <w:kern w:val="0"/>
            <w:sz w:val="18"/>
            <w:szCs w:val="18"/>
          </w:rPr>
          <w:t xml:space="preserve"> </w:t>
        </w:r>
        <w:r w:rsidR="00267175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An example among the 1000 calculations was shown.</w:t>
        </w:r>
      </w:ins>
    </w:p>
    <w:p w:rsidR="00DC4387" w:rsidRPr="00FA2DD0" w:rsidRDefault="00DC4387" w:rsidP="00AE071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8"/>
          <w:szCs w:val="18"/>
        </w:rPr>
      </w:pPr>
    </w:p>
    <w:p w:rsidR="00D8473B" w:rsidRDefault="00D8473B" w:rsidP="00AE071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8"/>
          <w:szCs w:val="18"/>
        </w:rPr>
      </w:pPr>
      <w:r w:rsidRPr="00D8473B">
        <w:rPr>
          <w:rFonts w:ascii="Times New Roman" w:hAnsi="Times New Roman" w:cs="Times New Roman"/>
          <w:noProof/>
          <w:kern w:val="0"/>
          <w:sz w:val="18"/>
          <w:szCs w:val="18"/>
        </w:rPr>
        <w:drawing>
          <wp:inline distT="0" distB="0" distL="0" distR="0" wp14:anchorId="49196938" wp14:editId="18C544BF">
            <wp:extent cx="3238500" cy="316230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87" w:rsidRDefault="00DC4387" w:rsidP="00DC438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  <w:sz w:val="18"/>
          <w:szCs w:val="18"/>
        </w:rPr>
      </w:pP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Figure 5. Distributions of </w:t>
      </w:r>
      <w:del w:id="181" w:author="matsuo@ess.sci.osaka-u.ac.jp" w:date="2019-01-17T14:56:00Z">
        <w:r w:rsidDel="00267175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 xml:space="preserve">the </w:delText>
        </w:r>
      </w:del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>eccentricities and lower limits</w:t>
      </w:r>
      <w:r>
        <w:rPr>
          <w:rFonts w:ascii="Times New Roman" w:hAnsi="Times New Roman" w:cs="Times New Roman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>of companion mass (top) and the cumulative distributions</w:t>
      </w:r>
      <w:r>
        <w:rPr>
          <w:rFonts w:ascii="Times New Roman" w:hAnsi="Times New Roman" w:cs="Times New Roman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of eccentricities for the </w:t>
      </w:r>
      <w:ins w:id="182" w:author="matsuo@ess.sci.osaka-u.ac.jp" w:date="2019-01-17T14:57:00Z">
        <w:r w:rsidR="00D16F04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common-biased samples</w:t>
        </w:r>
      </w:ins>
      <w:del w:id="183" w:author="matsuo@ess.sci.osaka-u.ac.jp" w:date="2019-01-17T14:57:00Z">
        <w:r w:rsidDel="00D16F04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>gas giants</w:delText>
        </w:r>
      </w:del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 </w:t>
      </w:r>
      <w:ins w:id="184" w:author="matsuo@ess.sci.osaka-u.ac.jp" w:date="2019-01-17T14:57:00Z">
        <w:r w:rsidR="00D16F04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t>orbiting</w:t>
        </w:r>
      </w:ins>
      <w:del w:id="185" w:author="matsuo@ess.sci.osaka-u.ac.jp" w:date="2019-01-17T14:56:00Z">
        <w:r w:rsidDel="00267175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>in</w:delText>
        </w:r>
      </w:del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 the metal-rich and -poor regions (bottom). The </w:t>
      </w:r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horizontal lines and </w:t>
      </w: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>three colors</w:t>
      </w:r>
      <w:r>
        <w:rPr>
          <w:rFonts w:ascii="Times New Roman" w:hAnsi="Times New Roman" w:cs="Times New Roman" w:hint="eastAsia"/>
          <w:color w:val="000000"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represent </w:t>
      </w:r>
      <w:del w:id="186" w:author="matsuo@ess.sci.osaka-u.ac.jp" w:date="2019-01-17T14:59:00Z">
        <w:r w:rsidDel="00D16F04">
          <w:rPr>
            <w:rFonts w:ascii="Times New Roman" w:hAnsi="Times New Roman" w:cs="Times New Roman"/>
            <w:color w:val="000000"/>
            <w:kern w:val="0"/>
            <w:sz w:val="18"/>
            <w:szCs w:val="18"/>
          </w:rPr>
          <w:delText xml:space="preserve">the </w:delText>
        </w:r>
      </w:del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same as those of Figure </w:t>
      </w:r>
      <w:r>
        <w:rPr>
          <w:rFonts w:ascii="Times New Roman" w:hAnsi="Times New Roman" w:cs="Times New Roman"/>
          <w:color w:val="0000FF"/>
          <w:kern w:val="0"/>
          <w:sz w:val="18"/>
          <w:szCs w:val="18"/>
        </w:rPr>
        <w:t>4</w:t>
      </w: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. </w:t>
      </w:r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The white </w:t>
      </w:r>
      <w:ins w:id="187" w:author="matsuo@ess.sci.osaka-u.ac.jp" w:date="2019-01-17T15:00:00Z">
        <w:r w:rsidR="003A11BD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line</w:t>
        </w:r>
      </w:ins>
      <w:del w:id="188" w:author="matsuo@ess.sci.osaka-u.ac.jp" w:date="2019-01-17T15:00:00Z">
        <w:r w:rsidDel="003A11BD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steps</w:delText>
        </w:r>
      </w:del>
      <w:r>
        <w:rPr>
          <w:rFonts w:ascii="Times New Roman" w:hAnsi="Times New Roman" w:cs="Times New Roman" w:hint="eastAsia"/>
          <w:color w:val="000000"/>
          <w:kern w:val="0"/>
          <w:sz w:val="18"/>
          <w:szCs w:val="18"/>
        </w:rPr>
        <w:t xml:space="preserve"> </w:t>
      </w:r>
      <w:ins w:id="189" w:author="matsuo@ess.sci.osaka-u.ac.jp" w:date="2019-01-17T15:00:00Z">
        <w:r w:rsidR="003A11BD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i</w:t>
        </w:r>
      </w:ins>
      <w:del w:id="190" w:author="matsuo@ess.sci.osaka-u.ac.jp" w:date="2019-01-17T15:00:00Z">
        <w:r w:rsidDel="003A11BD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show</w:delText>
        </w:r>
      </w:del>
      <w:ins w:id="191" w:author="matsuo@ess.sci.osaka-u.ac.jp" w:date="2019-01-17T15:00:00Z">
        <w:r w:rsidR="003A11BD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s</w:t>
        </w:r>
      </w:ins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 the </w:t>
      </w:r>
      <w:ins w:id="192" w:author="matsuo@ess.sci.osaka-u.ac.jp" w:date="2019-01-17T15:01:00Z">
        <w:r w:rsidR="001351EB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cumulative</w:t>
        </w:r>
      </w:ins>
      <w:ins w:id="193" w:author="matsuo@ess.sci.osaka-u.ac.jp" w:date="2019-01-17T15:08:00Z">
        <w:r w:rsidR="00D24633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 </w:t>
        </w:r>
      </w:ins>
      <w:ins w:id="194" w:author="matsuo@ess.sci.osaka-u.ac.jp" w:date="2019-01-17T15:00:00Z">
        <w:r w:rsidR="008C2871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uniform </w:t>
        </w:r>
      </w:ins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>distribution</w:t>
      </w:r>
      <w:del w:id="195" w:author="matsuo@ess.sci.osaka-u.ac.jp" w:date="2019-01-17T15:01:00Z">
        <w:r w:rsidDel="008C2871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s as uniform</w:delText>
        </w:r>
      </w:del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>.</w:t>
      </w:r>
    </w:p>
    <w:p w:rsidR="00DC4387" w:rsidRDefault="00DC4387" w:rsidP="00DC438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18"/>
          <w:szCs w:val="18"/>
        </w:rPr>
      </w:pPr>
    </w:p>
    <w:p w:rsidR="00D8473B" w:rsidRDefault="00D8473B" w:rsidP="00DC438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18"/>
          <w:szCs w:val="18"/>
        </w:rPr>
      </w:pPr>
      <w:r w:rsidRPr="00D8473B">
        <w:rPr>
          <w:rFonts w:ascii="Times New Roman" w:hAnsi="Times New Roman" w:cs="Times New Roman"/>
          <w:noProof/>
          <w:color w:val="000000"/>
          <w:kern w:val="0"/>
          <w:sz w:val="18"/>
          <w:szCs w:val="18"/>
        </w:rPr>
        <w:drawing>
          <wp:inline distT="0" distB="0" distL="0" distR="0" wp14:anchorId="675D3D24" wp14:editId="2C1F1C0C">
            <wp:extent cx="2921000" cy="198120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87" w:rsidRDefault="00DC4387" w:rsidP="00DC438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  <w:sz w:val="18"/>
          <w:szCs w:val="18"/>
        </w:rPr>
      </w:pPr>
      <w:r>
        <w:rPr>
          <w:rFonts w:ascii="Times New Roman" w:hAnsi="Times New Roman" w:cs="Times New Roman"/>
          <w:color w:val="000000"/>
          <w:kern w:val="0"/>
          <w:sz w:val="18"/>
          <w:szCs w:val="18"/>
        </w:rPr>
        <w:t xml:space="preserve">Figure 6. </w:t>
      </w:r>
      <w:del w:id="196" w:author="matsuo@ess.sci.osaka-u.ac.jp" w:date="2019-01-17T15:10:00Z">
        <w:r w:rsidDel="00B22C34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Bins plot</w:delText>
        </w:r>
      </w:del>
      <w:ins w:id="197" w:author="matsuo@ess.sci.osaka-u.ac.jp" w:date="2019-01-17T15:10:00Z">
        <w:r w:rsidR="00B22C34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Histogram</w:t>
        </w:r>
      </w:ins>
      <w:ins w:id="198" w:author="matsuo@ess.sci.osaka-u.ac.jp" w:date="2019-01-17T15:11:00Z">
        <w:r w:rsidR="002B24B1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s</w:t>
        </w:r>
      </w:ins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 of </w:t>
      </w:r>
      <w:del w:id="199" w:author="matsuo@ess.sci.osaka-u.ac.jp" w:date="2019-01-17T15:10:00Z">
        <w:r w:rsidDel="00B22C34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the host-star metallicities and</w:delText>
        </w:r>
      </w:del>
      <w:del w:id="200" w:author="matsuo@ess.sci.osaka-u.ac.jp" w:date="2019-01-17T15:12:00Z">
        <w:r w:rsidDel="00D00FB7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 xml:space="preserve"> </w:delText>
        </w:r>
      </w:del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>eccentricities</w:t>
      </w:r>
      <w:ins w:id="201" w:author="matsuo@ess.sci.osaka-u.ac.jp" w:date="2019-01-17T15:10:00Z">
        <w:r w:rsidR="00B22C34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 </w:t>
        </w:r>
      </w:ins>
      <w:ins w:id="202" w:author="matsuo@ess.sci.osaka-u.ac.jp" w:date="2019-01-17T15:11:00Z">
        <w:r w:rsidR="00B22C34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for the </w:t>
        </w:r>
        <w:r w:rsidR="00832F7F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common-biased </w:t>
        </w:r>
        <w:r w:rsidR="002B24B1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intermediate-mass planets (red) and massive ones</w:t>
        </w:r>
      </w:ins>
      <w:ins w:id="203" w:author="matsuo@ess.sci.osaka-u.ac.jp" w:date="2019-01-17T15:12:00Z">
        <w:r w:rsidR="002B24B1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 (green)</w:t>
        </w:r>
      </w:ins>
      <w:ins w:id="204" w:author="matsuo@ess.sci.osaka-u.ac.jp" w:date="2019-01-17T15:11:00Z">
        <w:r w:rsidR="00832F7F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 </w:t>
        </w:r>
      </w:ins>
      <w:ins w:id="205" w:author="matsuo@ess.sci.osaka-u.ac.jp" w:date="2019-01-17T15:10:00Z">
        <w:r w:rsidR="00B22C34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as a function of the host-star metallic</w:t>
        </w:r>
      </w:ins>
      <w:ins w:id="206" w:author="matsuo@ess.sci.osaka-u.ac.jp" w:date="2019-01-17T15:11:00Z">
        <w:r w:rsidR="00B22C34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ity</w:t>
        </w:r>
      </w:ins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>. The</w:t>
      </w:r>
      <w:ins w:id="207" w:author="matsuo@ess.sci.osaka-u.ac.jp" w:date="2019-01-17T15:09:00Z">
        <w:r w:rsidR="00C62A3C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 width of</w:t>
        </w:r>
      </w:ins>
      <w:del w:id="208" w:author="matsuo@ess.sci.osaka-u.ac.jp" w:date="2019-01-17T15:09:00Z">
        <w:r w:rsidDel="00C62A3C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 xml:space="preserve"> range of metallicity for</w:delText>
        </w:r>
      </w:del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 each bin </w:t>
      </w:r>
      <w:ins w:id="209" w:author="matsuo@ess.sci.osaka-u.ac.jp" w:date="2019-01-17T15:09:00Z">
        <w:r w:rsidR="00595A7F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was</w:t>
        </w:r>
      </w:ins>
      <w:del w:id="210" w:author="matsuo@ess.sci.osaka-u.ac.jp" w:date="2019-01-17T15:09:00Z">
        <w:r w:rsidDel="00595A7F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is</w:delText>
        </w:r>
      </w:del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 </w:t>
      </w:r>
      <w:ins w:id="211" w:author="matsuo@ess.sci.osaka-u.ac.jp" w:date="2019-01-17T15:09:00Z">
        <w:r w:rsidR="00595A7F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set to </w:t>
        </w:r>
      </w:ins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0.26 </w:t>
      </w:r>
      <w:ins w:id="212" w:author="matsuo@ess.sci.osaka-u.ac.jp" w:date="2019-01-17T15:12:00Z">
        <w:r w:rsidR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[</w:t>
        </w:r>
      </w:ins>
      <w:proofErr w:type="spellStart"/>
      <w:del w:id="213" w:author="matsuo@ess.sci.osaka-u.ac.jp" w:date="2019-01-17T15:12:00Z"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(</w:delText>
        </w:r>
      </w:del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>dex</w:t>
      </w:r>
      <w:proofErr w:type="spellEnd"/>
      <w:del w:id="214" w:author="matsuo@ess.sci.osaka-u.ac.jp" w:date="2019-01-17T15:12:00Z"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), and the red and green bins represent the intermediated and</w:delText>
        </w:r>
        <w:r w:rsidDel="00850E3E">
          <w:rPr>
            <w:rFonts w:ascii="Times New Roman" w:hAnsi="Times New Roman" w:cs="Times New Roman" w:hint="eastAsia"/>
            <w:color w:val="FF0000"/>
            <w:kern w:val="0"/>
            <w:sz w:val="18"/>
            <w:szCs w:val="18"/>
          </w:rPr>
          <w:delText xml:space="preserve"> </w:delText>
        </w:r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massive planets, respectively</w:delText>
        </w:r>
      </w:del>
      <w:ins w:id="215" w:author="matsuo@ess.sci.osaka-u.ac.jp" w:date="2019-01-17T15:12:00Z">
        <w:r w:rsidR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].</w:t>
        </w:r>
      </w:ins>
      <w:del w:id="216" w:author="matsuo@ess.sci.osaka-u.ac.jp" w:date="2019-01-17T15:12:00Z"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.</w:delText>
        </w:r>
      </w:del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 The height</w:t>
      </w:r>
      <w:del w:id="217" w:author="matsuo@ess.sci.osaka-u.ac.jp" w:date="2019-01-17T15:13:00Z"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s</w:delText>
        </w:r>
      </w:del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 and </w:t>
      </w:r>
      <w:del w:id="218" w:author="matsuo@ess.sci.osaka-u.ac.jp" w:date="2019-01-17T15:13:00Z"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 xml:space="preserve">black </w:delText>
        </w:r>
      </w:del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>vertical</w:t>
      </w:r>
      <w:r>
        <w:rPr>
          <w:rFonts w:ascii="Times New Roman" w:hAnsi="Times New Roman" w:cs="Times New Roman" w:hint="eastAsia"/>
          <w:color w:val="FF0000"/>
          <w:kern w:val="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>bar</w:t>
      </w:r>
      <w:del w:id="219" w:author="matsuo@ess.sci.osaka-u.ac.jp" w:date="2019-01-17T15:13:00Z"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s</w:delText>
        </w:r>
      </w:del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 of each bin </w:t>
      </w:r>
      <w:del w:id="220" w:author="matsuo@ess.sci.osaka-u.ac.jp" w:date="2019-01-17T15:13:00Z"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 xml:space="preserve">are </w:delText>
        </w:r>
      </w:del>
      <w:ins w:id="221" w:author="matsuo@ess.sci.osaka-u.ac.jp" w:date="2019-01-17T15:13:00Z">
        <w:r w:rsidR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represent </w:t>
        </w:r>
      </w:ins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>the mean</w:t>
      </w:r>
      <w:ins w:id="222" w:author="matsuo@ess.sci.osaka-u.ac.jp" w:date="2019-01-17T15:13:00Z">
        <w:r w:rsidR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 eccentricit</w:t>
        </w:r>
      </w:ins>
      <w:ins w:id="223" w:author="matsuo@ess.sci.osaka-u.ac.jp" w:date="2019-01-17T15:14:00Z">
        <w:r w:rsidR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y</w:t>
        </w:r>
      </w:ins>
      <w:del w:id="224" w:author="matsuo@ess.sci.osaka-u.ac.jp" w:date="2019-01-17T15:13:00Z"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s</w:delText>
        </w:r>
      </w:del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 and </w:t>
      </w:r>
      <w:ins w:id="225" w:author="matsuo@ess.sci.osaka-u.ac.jp" w:date="2019-01-17T15:14:00Z">
        <w:r w:rsidR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its </w:t>
        </w:r>
      </w:ins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>standard error</w:t>
      </w:r>
      <w:del w:id="226" w:author="matsuo@ess.sci.osaka-u.ac.jp" w:date="2019-01-17T15:14:00Z"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s</w:delText>
        </w:r>
      </w:del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 </w:t>
      </w:r>
      <w:ins w:id="227" w:author="matsuo@ess.sci.osaka-u.ac.jp" w:date="2019-01-17T15:14:00Z">
        <w:r w:rsidR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for the common-biased intermediate-mass and massive plan</w:t>
        </w:r>
      </w:ins>
      <w:ins w:id="228" w:author="matsuo@ess.sci.osaka-u.ac.jp" w:date="2019-01-17T15:15:00Z">
        <w:r w:rsidR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et</w:t>
        </w:r>
      </w:ins>
      <w:ins w:id="229" w:author="matsuo@ess.sci.osaka-u.ac.jp" w:date="2019-01-17T15:14:00Z">
        <w:r w:rsidR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 xml:space="preserve">s belonging </w:t>
        </w:r>
      </w:ins>
      <w:del w:id="230" w:author="matsuo@ess.sci.osaka-u.ac.jp" w:date="2019-01-17T15:14:00Z"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of the</w:delText>
        </w:r>
        <w:r w:rsidDel="00850E3E">
          <w:rPr>
            <w:rFonts w:ascii="Times New Roman" w:hAnsi="Times New Roman" w:cs="Times New Roman" w:hint="eastAsia"/>
            <w:color w:val="FF0000"/>
            <w:kern w:val="0"/>
            <w:sz w:val="18"/>
            <w:szCs w:val="18"/>
          </w:rPr>
          <w:delText xml:space="preserve"> </w:delText>
        </w:r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 xml:space="preserve">eccentricities included </w:delText>
        </w:r>
      </w:del>
      <w:ins w:id="231" w:author="matsuo@ess.sci.osaka-u.ac.jp" w:date="2019-01-17T15:14:00Z">
        <w:r w:rsidR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t>to</w:t>
        </w:r>
      </w:ins>
      <w:del w:id="232" w:author="matsuo@ess.sci.osaka-u.ac.jp" w:date="2019-01-17T15:14:00Z">
        <w:r w:rsidDel="00850E3E">
          <w:rPr>
            <w:rFonts w:ascii="Times New Roman" w:hAnsi="Times New Roman" w:cs="Times New Roman"/>
            <w:color w:val="FF0000"/>
            <w:kern w:val="0"/>
            <w:sz w:val="18"/>
            <w:szCs w:val="18"/>
          </w:rPr>
          <w:delText>in</w:delText>
        </w:r>
      </w:del>
      <w:r>
        <w:rPr>
          <w:rFonts w:ascii="Times New Roman" w:hAnsi="Times New Roman" w:cs="Times New Roman"/>
          <w:color w:val="FF0000"/>
          <w:kern w:val="0"/>
          <w:sz w:val="18"/>
          <w:szCs w:val="18"/>
        </w:rPr>
        <w:t xml:space="preserve"> each range.</w:t>
      </w:r>
    </w:p>
    <w:p w:rsidR="00DD59EA" w:rsidRDefault="00DD59EA" w:rsidP="00DC438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  <w:sz w:val="18"/>
          <w:szCs w:val="18"/>
        </w:rPr>
      </w:pPr>
    </w:p>
    <w:p w:rsidR="00D8473B" w:rsidDel="00FB26B9" w:rsidRDefault="00D8473B" w:rsidP="00DD59EA">
      <w:pPr>
        <w:autoSpaceDE w:val="0"/>
        <w:autoSpaceDN w:val="0"/>
        <w:adjustRightInd w:val="0"/>
        <w:jc w:val="left"/>
        <w:rPr>
          <w:del w:id="233" w:author="matsuo@ess.sci.osaka-u.ac.jp" w:date="2019-01-17T15:17:00Z"/>
          <w:rFonts w:ascii="Times New Roman" w:hAnsi="Times New Roman" w:cs="Times New Roman"/>
          <w:color w:val="FF0000"/>
          <w:kern w:val="0"/>
          <w:sz w:val="18"/>
          <w:szCs w:val="18"/>
        </w:rPr>
      </w:pPr>
      <w:del w:id="234" w:author="matsuo@ess.sci.osaka-u.ac.jp" w:date="2019-01-17T15:17:00Z">
        <w:r w:rsidRPr="00D8473B" w:rsidDel="007C7AAF">
          <w:rPr>
            <w:rFonts w:ascii="Times New Roman" w:hAnsi="Times New Roman" w:cs="Times New Roman"/>
            <w:noProof/>
            <w:color w:val="FF0000"/>
            <w:kern w:val="0"/>
            <w:sz w:val="18"/>
            <w:szCs w:val="18"/>
          </w:rPr>
          <w:drawing>
            <wp:inline distT="0" distB="0" distL="0" distR="0" wp14:anchorId="451D3841" wp14:editId="6C5EF74A">
              <wp:extent cx="3251200" cy="3149600"/>
              <wp:effectExtent l="0" t="0" r="0" b="0"/>
              <wp:docPr id="7" name="図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200" cy="3149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FB26B9" w:rsidRDefault="00FB26B9" w:rsidP="00DC4387">
      <w:pPr>
        <w:autoSpaceDE w:val="0"/>
        <w:autoSpaceDN w:val="0"/>
        <w:adjustRightInd w:val="0"/>
        <w:jc w:val="left"/>
        <w:rPr>
          <w:ins w:id="235" w:author="matsuo@ess.sci.osaka-u.ac.jp" w:date="2019-01-19T15:28:00Z"/>
          <w:rFonts w:ascii="Times New Roman" w:hAnsi="Times New Roman" w:cs="Times New Roman"/>
          <w:color w:val="FF0000"/>
          <w:kern w:val="0"/>
          <w:sz w:val="18"/>
          <w:szCs w:val="18"/>
        </w:rPr>
      </w:pPr>
    </w:p>
    <w:p w:rsidR="00FB26B9" w:rsidRDefault="00FB26B9" w:rsidP="00DC4387">
      <w:pPr>
        <w:autoSpaceDE w:val="0"/>
        <w:autoSpaceDN w:val="0"/>
        <w:adjustRightInd w:val="0"/>
        <w:jc w:val="left"/>
        <w:rPr>
          <w:ins w:id="236" w:author="matsuo@ess.sci.osaka-u.ac.jp" w:date="2019-01-19T15:28:00Z"/>
          <w:rFonts w:ascii="Times New Roman" w:hAnsi="Times New Roman" w:cs="Times New Roman"/>
          <w:color w:val="FF0000"/>
          <w:kern w:val="0"/>
          <w:sz w:val="18"/>
          <w:szCs w:val="18"/>
        </w:rPr>
      </w:pPr>
    </w:p>
    <w:p w:rsidR="00FB26B9" w:rsidRPr="002311DF" w:rsidRDefault="00FB26B9" w:rsidP="00FB26B9">
      <w:pPr>
        <w:pStyle w:val="a5"/>
        <w:spacing w:line="480" w:lineRule="auto"/>
        <w:jc w:val="both"/>
        <w:rPr>
          <w:ins w:id="237" w:author="matsuo@ess.sci.osaka-u.ac.jp" w:date="2019-01-19T15:28:00Z"/>
          <w:b/>
          <w:sz w:val="24"/>
          <w:szCs w:val="24"/>
        </w:rPr>
      </w:pPr>
      <w:ins w:id="238" w:author="matsuo@ess.sci.osaka-u.ac.jp" w:date="2019-01-19T15:28:00Z">
        <w:r>
          <w:rPr>
            <w:rFonts w:hint="eastAsia"/>
            <w:kern w:val="0"/>
            <w:sz w:val="18"/>
            <w:szCs w:val="18"/>
          </w:rPr>
          <w:lastRenderedPageBreak/>
          <w:t>F</w:t>
        </w:r>
        <w:r>
          <w:rPr>
            <w:kern w:val="0"/>
            <w:sz w:val="18"/>
            <w:szCs w:val="18"/>
          </w:rPr>
          <w:t xml:space="preserve">igure 8. </w:t>
        </w:r>
        <w:r w:rsidRPr="002311DF">
          <w:rPr>
            <w:b/>
            <w:sz w:val="24"/>
            <w:szCs w:val="24"/>
          </w:rPr>
          <w:t xml:space="preserve">Distribution of host-star metallicities and companion masses for all </w:t>
        </w:r>
        <w:r>
          <w:rPr>
            <w:b/>
            <w:sz w:val="24"/>
            <w:szCs w:val="24"/>
          </w:rPr>
          <w:t>623 common-biased</w:t>
        </w:r>
        <w:r w:rsidRPr="002311DF">
          <w:rPr>
            <w:b/>
            <w:sz w:val="24"/>
            <w:szCs w:val="24"/>
          </w:rPr>
          <w:t xml:space="preserve"> samples.</w:t>
        </w:r>
      </w:ins>
    </w:p>
    <w:p w:rsidR="00FB26B9" w:rsidRPr="002311DF" w:rsidRDefault="00FB26B9" w:rsidP="00FB26B9">
      <w:pPr>
        <w:pStyle w:val="a5"/>
        <w:spacing w:line="480" w:lineRule="auto"/>
        <w:jc w:val="both"/>
        <w:rPr>
          <w:ins w:id="239" w:author="matsuo@ess.sci.osaka-u.ac.jp" w:date="2019-01-19T15:28:00Z"/>
          <w:sz w:val="24"/>
          <w:szCs w:val="24"/>
        </w:rPr>
      </w:pPr>
      <w:ins w:id="240" w:author="matsuo@ess.sci.osaka-u.ac.jp" w:date="2019-01-19T15:28:00Z">
        <w:r w:rsidRPr="002311DF">
          <w:rPr>
            <w:sz w:val="24"/>
            <w:szCs w:val="24"/>
          </w:rPr>
          <w:t xml:space="preserve">Comparison of all </w:t>
        </w:r>
      </w:ins>
      <w:ins w:id="241" w:author="matsuo@ess.sci.osaka-u.ac.jp" w:date="2019-01-19T15:42:00Z">
        <w:r w:rsidR="00FA6296">
          <w:rPr>
            <w:sz w:val="24"/>
            <w:szCs w:val="24"/>
          </w:rPr>
          <w:t xml:space="preserve">623 </w:t>
        </w:r>
      </w:ins>
      <w:ins w:id="242" w:author="matsuo@ess.sci.osaka-u.ac.jp" w:date="2019-01-19T15:28:00Z">
        <w:r w:rsidRPr="002311DF">
          <w:rPr>
            <w:sz w:val="24"/>
            <w:szCs w:val="24"/>
          </w:rPr>
          <w:t>samples</w:t>
        </w:r>
      </w:ins>
      <w:ins w:id="243" w:author="matsuo@ess.sci.osaka-u.ac.jp" w:date="2019-01-19T15:43:00Z">
        <w:r w:rsidR="00462B7D">
          <w:rPr>
            <w:sz w:val="24"/>
            <w:szCs w:val="24"/>
          </w:rPr>
          <w:t xml:space="preserve"> (black dots</w:t>
        </w:r>
        <w:bookmarkStart w:id="244" w:name="_GoBack"/>
        <w:bookmarkEnd w:id="244"/>
        <w:r w:rsidR="00462B7D">
          <w:rPr>
            <w:sz w:val="24"/>
            <w:szCs w:val="24"/>
          </w:rPr>
          <w:t>)</w:t>
        </w:r>
      </w:ins>
      <w:ins w:id="245" w:author="matsuo@ess.sci.osaka-u.ac.jp" w:date="2019-01-19T15:28:00Z">
        <w:r w:rsidRPr="002311DF">
          <w:rPr>
            <w:sz w:val="24"/>
            <w:szCs w:val="24"/>
          </w:rPr>
          <w:t xml:space="preserve"> with expectations from c</w:t>
        </w:r>
        <w:r>
          <w:rPr>
            <w:sz w:val="24"/>
            <w:szCs w:val="24"/>
          </w:rPr>
          <w:t>ore accretion</w:t>
        </w:r>
        <w:r w:rsidRPr="002311DF">
          <w:rPr>
            <w:sz w:val="24"/>
            <w:szCs w:val="24"/>
          </w:rPr>
          <w:t xml:space="preserve"> and disk instability theories in terms of host-star metallicity and planetary mass distributions. </w:t>
        </w:r>
        <w:r>
          <w:rPr>
            <w:sz w:val="24"/>
            <w:szCs w:val="24"/>
          </w:rPr>
          <w:t>The red</w:t>
        </w:r>
        <w:r w:rsidRPr="002311DF">
          <w:rPr>
            <w:sz w:val="24"/>
            <w:szCs w:val="24"/>
          </w:rPr>
          <w:t xml:space="preserve"> and</w:t>
        </w:r>
        <w:r>
          <w:rPr>
            <w:sz w:val="24"/>
            <w:szCs w:val="24"/>
          </w:rPr>
          <w:t xml:space="preserve"> </w:t>
        </w:r>
      </w:ins>
      <w:ins w:id="246" w:author="matsuo@ess.sci.osaka-u.ac.jp" w:date="2019-01-19T15:42:00Z">
        <w:r w:rsidR="00E37075">
          <w:rPr>
            <w:sz w:val="24"/>
            <w:szCs w:val="24"/>
          </w:rPr>
          <w:t>g</w:t>
        </w:r>
      </w:ins>
      <w:ins w:id="247" w:author="matsuo@ess.sci.osaka-u.ac.jp" w:date="2019-01-19T15:43:00Z">
        <w:r w:rsidR="00E37075">
          <w:rPr>
            <w:sz w:val="24"/>
            <w:szCs w:val="24"/>
          </w:rPr>
          <w:t>reen</w:t>
        </w:r>
      </w:ins>
      <w:ins w:id="248" w:author="matsuo@ess.sci.osaka-u.ac.jp" w:date="2019-01-19T15:28:00Z">
        <w:r w:rsidRPr="002311DF">
          <w:rPr>
            <w:sz w:val="24"/>
            <w:szCs w:val="24"/>
          </w:rPr>
          <w:t xml:space="preserve"> regions indicate the objects formed by core accretion and disk instability, respectively. The error bars indicate the 1</w:t>
        </w:r>
        <w:r>
          <w:rPr>
            <w:sz w:val="24"/>
            <w:szCs w:val="24"/>
          </w:rPr>
          <w:t>-sigma</w:t>
        </w:r>
        <w:r w:rsidRPr="002311DF">
          <w:rPr>
            <w:sz w:val="24"/>
            <w:szCs w:val="24"/>
          </w:rPr>
          <w:t xml:space="preserve"> measurement error</w:t>
        </w:r>
        <w:r>
          <w:rPr>
            <w:sz w:val="24"/>
            <w:szCs w:val="24"/>
          </w:rPr>
          <w:t>s</w:t>
        </w:r>
        <w:r w:rsidRPr="002311DF">
          <w:rPr>
            <w:sz w:val="24"/>
            <w:szCs w:val="24"/>
          </w:rPr>
          <w:t>.</w:t>
        </w:r>
      </w:ins>
    </w:p>
    <w:p w:rsidR="00FB26B9" w:rsidRPr="00FB26B9" w:rsidRDefault="00FB26B9" w:rsidP="00DC4387">
      <w:pPr>
        <w:autoSpaceDE w:val="0"/>
        <w:autoSpaceDN w:val="0"/>
        <w:adjustRightInd w:val="0"/>
        <w:jc w:val="left"/>
        <w:rPr>
          <w:ins w:id="249" w:author="matsuo@ess.sci.osaka-u.ac.jp" w:date="2019-01-19T15:28:00Z"/>
          <w:rFonts w:ascii="Times New Roman" w:hAnsi="Times New Roman" w:cs="Times New Roman" w:hint="eastAsia"/>
          <w:color w:val="FF0000"/>
          <w:kern w:val="0"/>
          <w:sz w:val="18"/>
          <w:szCs w:val="18"/>
        </w:rPr>
      </w:pPr>
    </w:p>
    <w:p w:rsidR="00DD59EA" w:rsidDel="007C7AAF" w:rsidRDefault="00DD59EA" w:rsidP="00DD59EA">
      <w:pPr>
        <w:autoSpaceDE w:val="0"/>
        <w:autoSpaceDN w:val="0"/>
        <w:adjustRightInd w:val="0"/>
        <w:jc w:val="left"/>
        <w:rPr>
          <w:del w:id="250" w:author="matsuo@ess.sci.osaka-u.ac.jp" w:date="2019-01-17T15:17:00Z"/>
          <w:rFonts w:ascii="Times New Roman" w:hAnsi="Times New Roman" w:cs="Times New Roman"/>
          <w:kern w:val="0"/>
          <w:sz w:val="18"/>
          <w:szCs w:val="18"/>
        </w:rPr>
      </w:pPr>
      <w:del w:id="251" w:author="matsuo@ess.sci.osaka-u.ac.jp" w:date="2019-01-17T15:17:00Z">
        <w:r w:rsidDel="007C7AAF">
          <w:rPr>
            <w:rFonts w:ascii="Times New Roman" w:hAnsi="Times New Roman" w:cs="Times New Roman"/>
            <w:kern w:val="0"/>
            <w:sz w:val="18"/>
            <w:szCs w:val="18"/>
          </w:rPr>
          <w:delText>Figure 7. Comparison of planetary distributions between</w:delText>
        </w:r>
        <w:r w:rsidDel="007C7AAF">
          <w:rPr>
            <w:rFonts w:ascii="Times New Roman" w:hAnsi="Times New Roman" w:cs="Times New Roman" w:hint="eastAsia"/>
            <w:kern w:val="0"/>
            <w:sz w:val="18"/>
            <w:szCs w:val="18"/>
          </w:rPr>
          <w:delText xml:space="preserve"> </w:delText>
        </w:r>
        <w:r w:rsidDel="007C7AAF">
          <w:rPr>
            <w:rFonts w:ascii="Times New Roman" w:hAnsi="Times New Roman" w:cs="Times New Roman"/>
            <w:kern w:val="0"/>
            <w:sz w:val="18"/>
            <w:szCs w:val="18"/>
          </w:rPr>
          <w:delText>the observed data (red and blue points) and simulation data</w:delText>
        </w:r>
      </w:del>
    </w:p>
    <w:p w:rsidR="00DD59EA" w:rsidRPr="00DD59EA" w:rsidRDefault="00DD59EA" w:rsidP="00DD59E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18"/>
          <w:szCs w:val="18"/>
        </w:rPr>
      </w:pPr>
      <w:del w:id="252" w:author="matsuo@ess.sci.osaka-u.ac.jp" w:date="2019-01-17T15:17:00Z">
        <w:r w:rsidDel="007C7AAF">
          <w:rPr>
            <w:rFonts w:ascii="Times New Roman" w:hAnsi="Times New Roman" w:cs="Times New Roman"/>
            <w:kern w:val="0"/>
            <w:sz w:val="18"/>
            <w:szCs w:val="18"/>
          </w:rPr>
          <w:delText>(yellow and cyan points) in the metal-rich region (upper left)</w:delText>
        </w:r>
        <w:r w:rsidDel="007C7AAF">
          <w:rPr>
            <w:rFonts w:ascii="Times New Roman" w:hAnsi="Times New Roman" w:cs="Times New Roman" w:hint="eastAsia"/>
            <w:kern w:val="0"/>
            <w:sz w:val="18"/>
            <w:szCs w:val="18"/>
          </w:rPr>
          <w:delText xml:space="preserve"> </w:delText>
        </w:r>
        <w:r w:rsidDel="007C7AAF">
          <w:rPr>
            <w:rFonts w:ascii="Times New Roman" w:hAnsi="Times New Roman" w:cs="Times New Roman"/>
            <w:kern w:val="0"/>
            <w:sz w:val="18"/>
            <w:szCs w:val="18"/>
          </w:rPr>
          <w:delText>and the metal-poor region (lower left), and the cumulative</w:delText>
        </w:r>
        <w:r w:rsidDel="007C7AAF">
          <w:rPr>
            <w:rFonts w:ascii="Times New Roman" w:hAnsi="Times New Roman" w:cs="Times New Roman" w:hint="eastAsia"/>
            <w:kern w:val="0"/>
            <w:sz w:val="18"/>
            <w:szCs w:val="18"/>
          </w:rPr>
          <w:delText xml:space="preserve"> </w:delText>
        </w:r>
        <w:r w:rsidDel="007C7AAF">
          <w:rPr>
            <w:rFonts w:ascii="Times New Roman" w:hAnsi="Times New Roman" w:cs="Times New Roman"/>
            <w:kern w:val="0"/>
            <w:sz w:val="18"/>
            <w:szCs w:val="18"/>
          </w:rPr>
          <w:delText>maps of planetary masses in the metal-rich region (upper</w:delText>
        </w:r>
        <w:r w:rsidDel="007C7AAF">
          <w:rPr>
            <w:rFonts w:ascii="Times New Roman" w:hAnsi="Times New Roman" w:cs="Times New Roman" w:hint="eastAsia"/>
            <w:kern w:val="0"/>
            <w:sz w:val="18"/>
            <w:szCs w:val="18"/>
          </w:rPr>
          <w:delText xml:space="preserve"> </w:delText>
        </w:r>
        <w:r w:rsidDel="007C7AAF">
          <w:rPr>
            <w:rFonts w:ascii="Times New Roman" w:hAnsi="Times New Roman" w:cs="Times New Roman"/>
            <w:kern w:val="0"/>
            <w:sz w:val="18"/>
            <w:szCs w:val="18"/>
          </w:rPr>
          <w:delText>right) and the metal-poor region (lower right).</w:delText>
        </w:r>
      </w:del>
    </w:p>
    <w:sectPr w:rsidR="00DD59EA" w:rsidRPr="00DD59EA" w:rsidSect="00FA30D8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bordersDoNotSurroundHeader/>
  <w:bordersDoNotSurroundFooter/>
  <w:proofState w:spelling="clean"/>
  <w:trackRevisions/>
  <w:defaultTabStop w:val="96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DC0"/>
    <w:rsid w:val="00002298"/>
    <w:rsid w:val="00030501"/>
    <w:rsid w:val="000714F1"/>
    <w:rsid w:val="00092898"/>
    <w:rsid w:val="00094D2D"/>
    <w:rsid w:val="000A1A2B"/>
    <w:rsid w:val="000C475E"/>
    <w:rsid w:val="000D2993"/>
    <w:rsid w:val="000E17AC"/>
    <w:rsid w:val="0010261E"/>
    <w:rsid w:val="00116352"/>
    <w:rsid w:val="00121B56"/>
    <w:rsid w:val="001351EB"/>
    <w:rsid w:val="001C6AD6"/>
    <w:rsid w:val="001D24BA"/>
    <w:rsid w:val="00217010"/>
    <w:rsid w:val="00217481"/>
    <w:rsid w:val="00267175"/>
    <w:rsid w:val="002B10B7"/>
    <w:rsid w:val="002B1F7B"/>
    <w:rsid w:val="002B24B1"/>
    <w:rsid w:val="002B4528"/>
    <w:rsid w:val="002E2130"/>
    <w:rsid w:val="002F6C02"/>
    <w:rsid w:val="0030629E"/>
    <w:rsid w:val="00326D05"/>
    <w:rsid w:val="003A11BD"/>
    <w:rsid w:val="003B253B"/>
    <w:rsid w:val="003D2895"/>
    <w:rsid w:val="004102B5"/>
    <w:rsid w:val="00411F92"/>
    <w:rsid w:val="00422F67"/>
    <w:rsid w:val="004452D3"/>
    <w:rsid w:val="00462B7D"/>
    <w:rsid w:val="004B2A0B"/>
    <w:rsid w:val="004D3BF8"/>
    <w:rsid w:val="004E22F5"/>
    <w:rsid w:val="004E3DC0"/>
    <w:rsid w:val="004E7DA2"/>
    <w:rsid w:val="00501043"/>
    <w:rsid w:val="00533220"/>
    <w:rsid w:val="00534A81"/>
    <w:rsid w:val="005440B5"/>
    <w:rsid w:val="00565963"/>
    <w:rsid w:val="00566E33"/>
    <w:rsid w:val="00591150"/>
    <w:rsid w:val="00595A7F"/>
    <w:rsid w:val="005B67F7"/>
    <w:rsid w:val="00610659"/>
    <w:rsid w:val="00620034"/>
    <w:rsid w:val="0065356D"/>
    <w:rsid w:val="006724FB"/>
    <w:rsid w:val="006836CA"/>
    <w:rsid w:val="006A388D"/>
    <w:rsid w:val="006A39CA"/>
    <w:rsid w:val="006B327D"/>
    <w:rsid w:val="006E165D"/>
    <w:rsid w:val="006E3B11"/>
    <w:rsid w:val="0073420F"/>
    <w:rsid w:val="007C7AAF"/>
    <w:rsid w:val="00813790"/>
    <w:rsid w:val="00823448"/>
    <w:rsid w:val="00827A3E"/>
    <w:rsid w:val="00832F7F"/>
    <w:rsid w:val="00850196"/>
    <w:rsid w:val="00850E3E"/>
    <w:rsid w:val="0085152D"/>
    <w:rsid w:val="00853C63"/>
    <w:rsid w:val="00865A22"/>
    <w:rsid w:val="008B5772"/>
    <w:rsid w:val="008C2871"/>
    <w:rsid w:val="008C5556"/>
    <w:rsid w:val="00902A58"/>
    <w:rsid w:val="0093096C"/>
    <w:rsid w:val="009642CD"/>
    <w:rsid w:val="009E6BC1"/>
    <w:rsid w:val="00A1766A"/>
    <w:rsid w:val="00A25AB8"/>
    <w:rsid w:val="00A27F5C"/>
    <w:rsid w:val="00A73992"/>
    <w:rsid w:val="00A75BCC"/>
    <w:rsid w:val="00A81AAA"/>
    <w:rsid w:val="00AB598B"/>
    <w:rsid w:val="00AC3440"/>
    <w:rsid w:val="00AD38D0"/>
    <w:rsid w:val="00AE0718"/>
    <w:rsid w:val="00B16C55"/>
    <w:rsid w:val="00B22C34"/>
    <w:rsid w:val="00B242F7"/>
    <w:rsid w:val="00B42AD5"/>
    <w:rsid w:val="00BC4FF6"/>
    <w:rsid w:val="00BD53AB"/>
    <w:rsid w:val="00BE3F2D"/>
    <w:rsid w:val="00BF3210"/>
    <w:rsid w:val="00C15674"/>
    <w:rsid w:val="00C26DAE"/>
    <w:rsid w:val="00C43BF1"/>
    <w:rsid w:val="00C46992"/>
    <w:rsid w:val="00C62A3C"/>
    <w:rsid w:val="00C650BD"/>
    <w:rsid w:val="00C757B7"/>
    <w:rsid w:val="00C82781"/>
    <w:rsid w:val="00C960E6"/>
    <w:rsid w:val="00CA559F"/>
    <w:rsid w:val="00CD7B42"/>
    <w:rsid w:val="00D00FB7"/>
    <w:rsid w:val="00D053BD"/>
    <w:rsid w:val="00D16F04"/>
    <w:rsid w:val="00D24633"/>
    <w:rsid w:val="00D4303C"/>
    <w:rsid w:val="00D8473B"/>
    <w:rsid w:val="00DA73A0"/>
    <w:rsid w:val="00DB162B"/>
    <w:rsid w:val="00DC4387"/>
    <w:rsid w:val="00DD59EA"/>
    <w:rsid w:val="00E009E0"/>
    <w:rsid w:val="00E02CE3"/>
    <w:rsid w:val="00E20E06"/>
    <w:rsid w:val="00E24AE0"/>
    <w:rsid w:val="00E33915"/>
    <w:rsid w:val="00E37075"/>
    <w:rsid w:val="00E4608C"/>
    <w:rsid w:val="00E8305C"/>
    <w:rsid w:val="00E85F32"/>
    <w:rsid w:val="00EB0099"/>
    <w:rsid w:val="00EB7346"/>
    <w:rsid w:val="00EC48CC"/>
    <w:rsid w:val="00ED04EA"/>
    <w:rsid w:val="00EF573F"/>
    <w:rsid w:val="00F0466A"/>
    <w:rsid w:val="00FA2DD0"/>
    <w:rsid w:val="00FA30D8"/>
    <w:rsid w:val="00FA6296"/>
    <w:rsid w:val="00FB26B9"/>
    <w:rsid w:val="00FC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F9736A"/>
  <w14:defaultImageDpi w14:val="32767"/>
  <w15:chartTrackingRefBased/>
  <w15:docId w15:val="{E0FAA1CE-1E49-9A47-9C45-E6C76B59F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02B5"/>
    <w:rPr>
      <w:rFonts w:ascii="ＭＳ 明朝" w:eastAsia="ＭＳ 明朝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4102B5"/>
    <w:rPr>
      <w:rFonts w:ascii="ＭＳ 明朝" w:eastAsia="ＭＳ 明朝"/>
      <w:sz w:val="18"/>
      <w:szCs w:val="18"/>
    </w:rPr>
  </w:style>
  <w:style w:type="paragraph" w:styleId="a5">
    <w:name w:val="Body Text"/>
    <w:basedOn w:val="a"/>
    <w:link w:val="a6"/>
    <w:uiPriority w:val="1"/>
    <w:qFormat/>
    <w:rsid w:val="00FB26B9"/>
    <w:pPr>
      <w:jc w:val="left"/>
    </w:pPr>
    <w:rPr>
      <w:rFonts w:ascii="Times New Roman" w:eastAsia="Times New Roman" w:hAnsi="Times New Roman" w:cs="Times New Roman"/>
      <w:color w:val="FF0000"/>
      <w:sz w:val="20"/>
      <w:szCs w:val="20"/>
      <w:lang w:eastAsia="en-US"/>
    </w:rPr>
  </w:style>
  <w:style w:type="character" w:customStyle="1" w:styleId="a6">
    <w:name w:val="本文 (文字)"/>
    <w:basedOn w:val="a0"/>
    <w:link w:val="a5"/>
    <w:uiPriority w:val="1"/>
    <w:rsid w:val="00FB26B9"/>
    <w:rPr>
      <w:rFonts w:ascii="Times New Roman" w:eastAsia="Times New Roman" w:hAnsi="Times New Roman" w:cs="Times New Roman"/>
      <w:color w:val="FF000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fontTable" Target="fontTable.xml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742</Words>
  <Characters>4235</Characters>
  <Application>Microsoft Office Word</Application>
  <DocSecurity>0</DocSecurity>
  <Lines>35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matsuo@ess.sci.osaka-u.ac.jp</dc:creator>
  <cp:keywords/>
  <dc:description/>
  <cp:lastModifiedBy>matsuo@ess.sci.osaka-u.ac.jp</cp:lastModifiedBy>
  <cp:revision>84</cp:revision>
  <dcterms:created xsi:type="dcterms:W3CDTF">2019-01-17T19:39:00Z</dcterms:created>
  <dcterms:modified xsi:type="dcterms:W3CDTF">2019-01-19T23:43:00Z</dcterms:modified>
</cp:coreProperties>
</file>